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798BBC" w14:textId="6C0745C6" w:rsidR="00210CBA" w:rsidRDefault="230E4867" w:rsidP="4FDE8ADD">
      <w:pPr>
        <w:spacing w:after="0" w:line="360" w:lineRule="auto"/>
        <w:rPr>
          <w:rFonts w:ascii="Times New Roman" w:eastAsia="Times New Roman" w:hAnsi="Times New Roman" w:cs="Times New Roman"/>
          <w:b/>
          <w:bCs/>
          <w:sz w:val="28"/>
          <w:szCs w:val="28"/>
          <w:u w:val="single"/>
        </w:rPr>
      </w:pPr>
      <w:r w:rsidRPr="45A63286">
        <w:rPr>
          <w:rFonts w:ascii="Times New Roman" w:hAnsi="Times New Roman" w:cs="Times New Roman"/>
          <w:b/>
          <w:bCs/>
          <w:sz w:val="28"/>
          <w:szCs w:val="28"/>
          <w:u w:val="single"/>
        </w:rPr>
        <w:t xml:space="preserve">COMP4550 </w:t>
      </w:r>
      <w:r w:rsidRPr="45A63286">
        <w:rPr>
          <w:rFonts w:ascii="Times New Roman" w:eastAsia="Times New Roman" w:hAnsi="Times New Roman" w:cs="Times New Roman"/>
          <w:b/>
          <w:bCs/>
          <w:sz w:val="28"/>
          <w:szCs w:val="28"/>
          <w:u w:val="single"/>
        </w:rPr>
        <w:t>HONOURS THESIS DRAFT</w:t>
      </w:r>
    </w:p>
    <w:p w14:paraId="1A412AE2" w14:textId="77777777" w:rsidR="00205B5A" w:rsidRDefault="00205B5A" w:rsidP="00205B5A">
      <w:pPr>
        <w:spacing w:after="0" w:line="360" w:lineRule="auto"/>
        <w:rPr>
          <w:rFonts w:ascii="Times New Roman" w:eastAsia="Times New Roman" w:hAnsi="Times New Roman" w:cs="Times New Roman"/>
          <w:b/>
          <w:bCs/>
          <w:sz w:val="28"/>
          <w:szCs w:val="28"/>
        </w:rPr>
      </w:pPr>
      <w:r w:rsidRPr="5B1C2682">
        <w:rPr>
          <w:rFonts w:ascii="Times New Roman" w:eastAsia="Times New Roman" w:hAnsi="Times New Roman" w:cs="Times New Roman"/>
          <w:b/>
          <w:bCs/>
          <w:sz w:val="28"/>
          <w:szCs w:val="28"/>
        </w:rPr>
        <w:t>THESIS OUTLINE</w:t>
      </w:r>
    </w:p>
    <w:p w14:paraId="5116D79F" w14:textId="77777777" w:rsidR="00205B5A" w:rsidRDefault="00205B5A" w:rsidP="00205B5A">
      <w:pPr>
        <w:pStyle w:val="ListParagraph"/>
        <w:numPr>
          <w:ilvl w:val="0"/>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Introduction</w:t>
      </w:r>
    </w:p>
    <w:p w14:paraId="745ADF73" w14:textId="77777777" w:rsidR="00205B5A" w:rsidRDefault="00205B5A" w:rsidP="00205B5A">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 xml:space="preserve"> Smoking in Health Economics</w:t>
      </w:r>
    </w:p>
    <w:p w14:paraId="5D3B462C" w14:textId="77777777" w:rsidR="00205B5A" w:rsidRDefault="00205B5A" w:rsidP="00205B5A">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 xml:space="preserve"> Legalising Domestic Sale of Vape</w:t>
      </w:r>
    </w:p>
    <w:p w14:paraId="45FFE884" w14:textId="77777777" w:rsidR="00205B5A" w:rsidRDefault="00205B5A" w:rsidP="00205B5A">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 xml:space="preserve"> Machine Learning</w:t>
      </w:r>
    </w:p>
    <w:p w14:paraId="0587E454" w14:textId="77777777" w:rsidR="00205B5A" w:rsidRDefault="00205B5A" w:rsidP="00205B5A">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 xml:space="preserve"> Research Question</w:t>
      </w:r>
    </w:p>
    <w:p w14:paraId="494F0BDC" w14:textId="77777777" w:rsidR="00205B5A" w:rsidRDefault="00205B5A" w:rsidP="00205B5A">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001EBCFD">
        <w:rPr>
          <w:rFonts w:ascii="Times New Roman" w:eastAsia="Times New Roman" w:hAnsi="Times New Roman" w:cs="Times New Roman"/>
          <w:color w:val="000000" w:themeColor="text1"/>
          <w:sz w:val="28"/>
          <w:szCs w:val="28"/>
        </w:rPr>
        <w:t xml:space="preserve"> Thesis Organisation</w:t>
      </w:r>
    </w:p>
    <w:p w14:paraId="7886CA3D" w14:textId="77777777" w:rsidR="00205B5A" w:rsidRDefault="00205B5A" w:rsidP="00205B5A">
      <w:pPr>
        <w:pStyle w:val="ListParagraph"/>
        <w:numPr>
          <w:ilvl w:val="0"/>
          <w:numId w:val="3"/>
        </w:numPr>
        <w:spacing w:after="0" w:line="360" w:lineRule="auto"/>
        <w:rPr>
          <w:rFonts w:ascii="Times New Roman" w:eastAsia="Times New Roman" w:hAnsi="Times New Roman" w:cs="Times New Roman"/>
          <w:color w:val="000000" w:themeColor="text1"/>
          <w:sz w:val="28"/>
          <w:szCs w:val="28"/>
        </w:rPr>
      </w:pPr>
      <w:commentRangeStart w:id="0"/>
      <w:r w:rsidRPr="001EBCFD">
        <w:rPr>
          <w:rFonts w:ascii="Times New Roman" w:eastAsia="Times New Roman" w:hAnsi="Times New Roman" w:cs="Times New Roman"/>
          <w:color w:val="000000" w:themeColor="text1"/>
          <w:sz w:val="28"/>
          <w:szCs w:val="28"/>
        </w:rPr>
        <w:t>Literature Review</w:t>
      </w:r>
      <w:commentRangeEnd w:id="0"/>
      <w:r>
        <w:rPr>
          <w:rStyle w:val="CommentReference"/>
        </w:rPr>
        <w:commentReference w:id="0"/>
      </w:r>
    </w:p>
    <w:p w14:paraId="65C76F56" w14:textId="36ECDD49" w:rsidR="00D42467" w:rsidRDefault="00D42467" w:rsidP="00205B5A">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Machine Learning Methods in Health Economics</w:t>
      </w:r>
    </w:p>
    <w:p w14:paraId="660985C3" w14:textId="25FC9406" w:rsidR="00205B5A" w:rsidRDefault="00205B5A" w:rsidP="00205B5A">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Proportional Multistate Life Table Model</w:t>
      </w:r>
      <w:r w:rsidR="00CA7D43">
        <w:rPr>
          <w:rFonts w:ascii="Times New Roman" w:eastAsia="Times New Roman" w:hAnsi="Times New Roman" w:cs="Times New Roman"/>
          <w:color w:val="000000" w:themeColor="text1"/>
          <w:sz w:val="28"/>
          <w:szCs w:val="28"/>
        </w:rPr>
        <w:t xml:space="preserve"> (PMLTM)</w:t>
      </w:r>
    </w:p>
    <w:p w14:paraId="626640BB" w14:textId="5B1A9615" w:rsidR="00CA7D43" w:rsidRPr="00D42467" w:rsidRDefault="00205B5A" w:rsidP="00D42467">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644C8F61">
        <w:rPr>
          <w:rFonts w:ascii="Times New Roman" w:eastAsia="Times New Roman" w:hAnsi="Times New Roman" w:cs="Times New Roman"/>
          <w:color w:val="000000" w:themeColor="text1"/>
          <w:sz w:val="28"/>
          <w:szCs w:val="28"/>
        </w:rPr>
        <w:t>BODE3 Health Intervention League Table</w:t>
      </w:r>
    </w:p>
    <w:p w14:paraId="439000E0" w14:textId="075E7001" w:rsidR="00205B5A" w:rsidRPr="00D42467" w:rsidRDefault="00205B5A" w:rsidP="00D42467">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701ADFEA">
        <w:rPr>
          <w:rFonts w:ascii="Times New Roman" w:eastAsia="Times New Roman" w:hAnsi="Times New Roman" w:cs="Times New Roman"/>
          <w:color w:val="000000" w:themeColor="text1"/>
          <w:sz w:val="28"/>
          <w:szCs w:val="28"/>
        </w:rPr>
        <w:t>Potential Country-level Health and Cost Impacts of Legalizing Domestic Sale of Vaporized Nicotine Products</w:t>
      </w:r>
    </w:p>
    <w:p w14:paraId="067E6539" w14:textId="77777777" w:rsidR="00205B5A" w:rsidRDefault="00205B5A" w:rsidP="00205B5A">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644C8F61">
        <w:rPr>
          <w:rFonts w:ascii="Times New Roman" w:eastAsia="Times New Roman" w:hAnsi="Times New Roman" w:cs="Times New Roman"/>
          <w:color w:val="000000" w:themeColor="text1"/>
          <w:sz w:val="28"/>
          <w:szCs w:val="28"/>
        </w:rPr>
        <w:t>Conclusion</w:t>
      </w:r>
    </w:p>
    <w:p w14:paraId="5F463ECE" w14:textId="0CC50498" w:rsidR="00205B5A" w:rsidRDefault="00205B5A" w:rsidP="366F6E55">
      <w:pPr>
        <w:pStyle w:val="ListParagraph"/>
        <w:numPr>
          <w:ilvl w:val="0"/>
          <w:numId w:val="3"/>
        </w:numPr>
        <w:spacing w:after="0" w:line="360" w:lineRule="auto"/>
        <w:ind w:left="360"/>
        <w:rPr>
          <w:rFonts w:ascii="Times New Roman" w:eastAsia="Times New Roman" w:hAnsi="Times New Roman" w:cs="Times New Roman"/>
          <w:color w:val="000000" w:themeColor="text1"/>
          <w:sz w:val="28"/>
          <w:szCs w:val="28"/>
          <w:lang w:val="en-US"/>
        </w:rPr>
      </w:pPr>
      <w:commentRangeStart w:id="1"/>
      <w:r w:rsidRPr="366F6E55">
        <w:rPr>
          <w:rFonts w:ascii="Times New Roman" w:eastAsia="Times New Roman" w:hAnsi="Times New Roman" w:cs="Times New Roman"/>
          <w:color w:val="000000" w:themeColor="text1"/>
          <w:sz w:val="28"/>
          <w:szCs w:val="28"/>
        </w:rPr>
        <w:t>Materials and Methods</w:t>
      </w:r>
      <w:commentRangeEnd w:id="1"/>
      <w:r>
        <w:rPr>
          <w:rStyle w:val="CommentReference"/>
        </w:rPr>
        <w:commentReference w:id="1"/>
      </w:r>
    </w:p>
    <w:p w14:paraId="24E43B74" w14:textId="77777777" w:rsidR="00205B5A" w:rsidRDefault="00205B5A" w:rsidP="00205B5A">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366F6E55">
        <w:rPr>
          <w:rFonts w:ascii="Times New Roman" w:eastAsia="Times New Roman" w:hAnsi="Times New Roman" w:cs="Times New Roman"/>
          <w:color w:val="000000" w:themeColor="text1"/>
          <w:sz w:val="28"/>
          <w:szCs w:val="28"/>
        </w:rPr>
        <w:t xml:space="preserve"> Dataset</w:t>
      </w:r>
    </w:p>
    <w:p w14:paraId="19D7AD5C" w14:textId="77777777" w:rsidR="56AD5766" w:rsidRDefault="56AD5766" w:rsidP="366F6E55">
      <w:pPr>
        <w:pStyle w:val="ListParagraph"/>
        <w:numPr>
          <w:ilvl w:val="2"/>
          <w:numId w:val="3"/>
        </w:numPr>
        <w:spacing w:after="0" w:line="360" w:lineRule="auto"/>
        <w:rPr>
          <w:rFonts w:ascii="Times New Roman" w:eastAsia="Times New Roman" w:hAnsi="Times New Roman" w:cs="Times New Roman"/>
          <w:color w:val="000000" w:themeColor="text1"/>
          <w:sz w:val="28"/>
          <w:szCs w:val="28"/>
        </w:rPr>
      </w:pPr>
      <w:r w:rsidRPr="366F6E55">
        <w:rPr>
          <w:rFonts w:ascii="Times New Roman" w:eastAsia="Times New Roman" w:hAnsi="Times New Roman" w:cs="Times New Roman"/>
          <w:color w:val="000000" w:themeColor="text1"/>
          <w:sz w:val="28"/>
          <w:szCs w:val="28"/>
        </w:rPr>
        <w:t>Interventions</w:t>
      </w:r>
    </w:p>
    <w:p w14:paraId="04DFFEDD" w14:textId="77777777" w:rsidR="56AD5766" w:rsidRDefault="56AD5766" w:rsidP="366F6E55">
      <w:pPr>
        <w:pStyle w:val="ListParagraph"/>
        <w:numPr>
          <w:ilvl w:val="2"/>
          <w:numId w:val="3"/>
        </w:numPr>
        <w:spacing w:after="0" w:line="360" w:lineRule="auto"/>
        <w:rPr>
          <w:rFonts w:ascii="Times New Roman" w:eastAsia="Times New Roman" w:hAnsi="Times New Roman" w:cs="Times New Roman"/>
          <w:color w:val="000000" w:themeColor="text1"/>
          <w:sz w:val="28"/>
          <w:szCs w:val="28"/>
        </w:rPr>
      </w:pPr>
      <w:r w:rsidRPr="366F6E55">
        <w:rPr>
          <w:rFonts w:ascii="Times New Roman" w:eastAsia="Times New Roman" w:hAnsi="Times New Roman" w:cs="Times New Roman"/>
          <w:color w:val="000000" w:themeColor="text1"/>
          <w:sz w:val="28"/>
          <w:szCs w:val="28"/>
        </w:rPr>
        <w:t>Modelling Tax Increase</w:t>
      </w:r>
    </w:p>
    <w:p w14:paraId="7AA6B8C7" w14:textId="77777777" w:rsidR="56AD5766" w:rsidRDefault="56AD5766" w:rsidP="366F6E55">
      <w:pPr>
        <w:pStyle w:val="ListParagraph"/>
        <w:numPr>
          <w:ilvl w:val="2"/>
          <w:numId w:val="3"/>
        </w:numPr>
        <w:spacing w:after="0" w:line="360" w:lineRule="auto"/>
        <w:rPr>
          <w:rFonts w:ascii="Times New Roman" w:eastAsia="Times New Roman" w:hAnsi="Times New Roman" w:cs="Times New Roman"/>
          <w:color w:val="000000" w:themeColor="text1"/>
          <w:sz w:val="28"/>
          <w:szCs w:val="28"/>
        </w:rPr>
      </w:pPr>
      <w:r w:rsidRPr="366F6E55">
        <w:rPr>
          <w:rFonts w:ascii="Times New Roman" w:eastAsia="Times New Roman" w:hAnsi="Times New Roman" w:cs="Times New Roman"/>
          <w:color w:val="000000" w:themeColor="text1"/>
          <w:sz w:val="28"/>
          <w:szCs w:val="28"/>
        </w:rPr>
        <w:t>Modelling Outlet Reduction</w:t>
      </w:r>
    </w:p>
    <w:p w14:paraId="6338F8B4" w14:textId="77777777" w:rsidR="56AD5766" w:rsidRDefault="56AD5766" w:rsidP="366F6E55">
      <w:pPr>
        <w:pStyle w:val="ListParagraph"/>
        <w:numPr>
          <w:ilvl w:val="2"/>
          <w:numId w:val="3"/>
        </w:numPr>
        <w:spacing w:after="0" w:line="360" w:lineRule="auto"/>
        <w:rPr>
          <w:rFonts w:ascii="Times New Roman" w:eastAsia="Times New Roman" w:hAnsi="Times New Roman" w:cs="Times New Roman"/>
          <w:color w:val="000000" w:themeColor="text1"/>
          <w:sz w:val="28"/>
          <w:szCs w:val="28"/>
        </w:rPr>
      </w:pPr>
      <w:r w:rsidRPr="366F6E55">
        <w:rPr>
          <w:rFonts w:ascii="Times New Roman" w:eastAsia="Times New Roman" w:hAnsi="Times New Roman" w:cs="Times New Roman"/>
          <w:color w:val="000000" w:themeColor="text1"/>
          <w:sz w:val="28"/>
          <w:szCs w:val="28"/>
        </w:rPr>
        <w:t>Modelling Smoking Prevalence</w:t>
      </w:r>
    </w:p>
    <w:p w14:paraId="514D382F" w14:textId="77777777" w:rsidR="56AD5766" w:rsidRDefault="56AD5766" w:rsidP="366F6E55">
      <w:pPr>
        <w:pStyle w:val="ListParagraph"/>
        <w:numPr>
          <w:ilvl w:val="2"/>
          <w:numId w:val="3"/>
        </w:numPr>
        <w:spacing w:after="0" w:line="360" w:lineRule="auto"/>
        <w:rPr>
          <w:rFonts w:ascii="Times New Roman" w:eastAsia="Times New Roman" w:hAnsi="Times New Roman" w:cs="Times New Roman"/>
          <w:color w:val="000000" w:themeColor="text1"/>
          <w:sz w:val="28"/>
          <w:szCs w:val="28"/>
        </w:rPr>
      </w:pPr>
      <w:r w:rsidRPr="366F6E55">
        <w:rPr>
          <w:rFonts w:ascii="Times New Roman" w:eastAsia="Times New Roman" w:hAnsi="Times New Roman" w:cs="Times New Roman"/>
          <w:color w:val="000000" w:themeColor="text1"/>
          <w:sz w:val="28"/>
          <w:szCs w:val="28"/>
        </w:rPr>
        <w:t>Modelling Decrease in Tobacco Supply</w:t>
      </w:r>
    </w:p>
    <w:p w14:paraId="2F70552D" w14:textId="77777777" w:rsidR="56AD5766" w:rsidRDefault="56AD5766" w:rsidP="366F6E55">
      <w:pPr>
        <w:pStyle w:val="ListParagraph"/>
        <w:numPr>
          <w:ilvl w:val="2"/>
          <w:numId w:val="3"/>
        </w:numPr>
        <w:spacing w:after="0" w:line="360" w:lineRule="auto"/>
        <w:rPr>
          <w:rFonts w:ascii="Times New Roman" w:eastAsia="Times New Roman" w:hAnsi="Times New Roman" w:cs="Times New Roman"/>
          <w:color w:val="000000" w:themeColor="text1"/>
          <w:sz w:val="28"/>
          <w:szCs w:val="28"/>
        </w:rPr>
      </w:pPr>
      <w:r w:rsidRPr="366F6E55">
        <w:rPr>
          <w:rFonts w:ascii="Times New Roman" w:eastAsia="Times New Roman" w:hAnsi="Times New Roman" w:cs="Times New Roman"/>
          <w:color w:val="000000" w:themeColor="text1"/>
          <w:sz w:val="28"/>
          <w:szCs w:val="28"/>
        </w:rPr>
        <w:t>Modelling Smoking Uptake</w:t>
      </w:r>
    </w:p>
    <w:p w14:paraId="6BFA1EC2" w14:textId="5CEBECA3" w:rsidR="56AD5766" w:rsidRDefault="56AD5766" w:rsidP="366F6E55">
      <w:pPr>
        <w:pStyle w:val="ListParagraph"/>
        <w:numPr>
          <w:ilvl w:val="2"/>
          <w:numId w:val="3"/>
        </w:numPr>
        <w:spacing w:after="0" w:line="360" w:lineRule="auto"/>
        <w:rPr>
          <w:rFonts w:ascii="Times New Roman" w:eastAsia="Times New Roman" w:hAnsi="Times New Roman" w:cs="Times New Roman"/>
          <w:color w:val="000000" w:themeColor="text1"/>
          <w:sz w:val="28"/>
          <w:szCs w:val="28"/>
        </w:rPr>
      </w:pPr>
      <w:r w:rsidRPr="366F6E55">
        <w:rPr>
          <w:rFonts w:ascii="Times New Roman" w:eastAsia="Times New Roman" w:hAnsi="Times New Roman" w:cs="Times New Roman"/>
          <w:color w:val="000000" w:themeColor="text1"/>
          <w:sz w:val="28"/>
          <w:szCs w:val="28"/>
        </w:rPr>
        <w:t>Full Dataset Overview</w:t>
      </w:r>
    </w:p>
    <w:p w14:paraId="723950B5" w14:textId="6B642636" w:rsidR="20ED55E2" w:rsidRDefault="20ED55E2" w:rsidP="366F6E55">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366F6E55">
        <w:rPr>
          <w:rFonts w:ascii="Times New Roman" w:eastAsia="Times New Roman" w:hAnsi="Times New Roman" w:cs="Times New Roman"/>
          <w:color w:val="000000" w:themeColor="text1"/>
          <w:sz w:val="28"/>
          <w:szCs w:val="28"/>
        </w:rPr>
        <w:t>Pipeline</w:t>
      </w:r>
    </w:p>
    <w:p w14:paraId="339978C8" w14:textId="77777777" w:rsidR="00205B5A" w:rsidRDefault="00205B5A" w:rsidP="00205B5A">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 xml:space="preserve"> Preprocessing</w:t>
      </w:r>
    </w:p>
    <w:p w14:paraId="21BB6EB2" w14:textId="77777777" w:rsidR="00205B5A" w:rsidRDefault="00205B5A" w:rsidP="00205B5A">
      <w:pPr>
        <w:pStyle w:val="ListParagraph"/>
        <w:numPr>
          <w:ilvl w:val="2"/>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 xml:space="preserve">Feature Mapping </w:t>
      </w:r>
    </w:p>
    <w:p w14:paraId="2E925491" w14:textId="77777777" w:rsidR="00205B5A" w:rsidRDefault="00205B5A" w:rsidP="00205B5A">
      <w:pPr>
        <w:pStyle w:val="ListParagraph"/>
        <w:numPr>
          <w:ilvl w:val="2"/>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Imputing Missing Data</w:t>
      </w:r>
    </w:p>
    <w:p w14:paraId="3EC31777" w14:textId="4CC485E6" w:rsidR="00205B5A" w:rsidRDefault="00205B5A" w:rsidP="5267A4FF">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366F6E55">
        <w:rPr>
          <w:rFonts w:ascii="Times New Roman" w:eastAsia="Times New Roman" w:hAnsi="Times New Roman" w:cs="Times New Roman"/>
          <w:color w:val="000000" w:themeColor="text1"/>
          <w:sz w:val="28"/>
          <w:szCs w:val="28"/>
        </w:rPr>
        <w:t xml:space="preserve"> </w:t>
      </w:r>
      <w:r w:rsidR="63663D22" w:rsidRPr="366F6E55">
        <w:rPr>
          <w:rFonts w:ascii="Times New Roman" w:eastAsia="Times New Roman" w:hAnsi="Times New Roman" w:cs="Times New Roman"/>
          <w:color w:val="000000" w:themeColor="text1"/>
          <w:sz w:val="28"/>
          <w:szCs w:val="28"/>
        </w:rPr>
        <w:t>Over</w:t>
      </w:r>
      <w:r w:rsidRPr="366F6E55">
        <w:rPr>
          <w:rFonts w:ascii="Times New Roman" w:eastAsia="Times New Roman" w:hAnsi="Times New Roman" w:cs="Times New Roman"/>
          <w:color w:val="000000" w:themeColor="text1"/>
          <w:sz w:val="28"/>
          <w:szCs w:val="28"/>
        </w:rPr>
        <w:t>sampling</w:t>
      </w:r>
    </w:p>
    <w:p w14:paraId="5D68136F" w14:textId="77777777" w:rsidR="00205B5A" w:rsidRDefault="00205B5A" w:rsidP="00205B5A">
      <w:pPr>
        <w:pStyle w:val="ListParagraph"/>
        <w:numPr>
          <w:ilvl w:val="2"/>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lastRenderedPageBreak/>
        <w:t>Simple Duplicate</w:t>
      </w:r>
    </w:p>
    <w:p w14:paraId="7CBE760B" w14:textId="77777777" w:rsidR="00205B5A" w:rsidRDefault="00205B5A" w:rsidP="00205B5A">
      <w:pPr>
        <w:pStyle w:val="ListParagraph"/>
        <w:numPr>
          <w:ilvl w:val="2"/>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K-Nearest Neighbours</w:t>
      </w:r>
    </w:p>
    <w:p w14:paraId="31C37357" w14:textId="77777777" w:rsidR="00205B5A" w:rsidRDefault="00205B5A" w:rsidP="00205B5A">
      <w:pPr>
        <w:pStyle w:val="ListParagraph"/>
        <w:numPr>
          <w:ilvl w:val="2"/>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Rebalanced K-Nearest Neighbours</w:t>
      </w:r>
    </w:p>
    <w:p w14:paraId="322CA773" w14:textId="77777777" w:rsidR="00205B5A" w:rsidRDefault="00205B5A" w:rsidP="00205B5A">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 xml:space="preserve"> Model Building</w:t>
      </w:r>
    </w:p>
    <w:p w14:paraId="7620AE42" w14:textId="77777777" w:rsidR="00205B5A" w:rsidRDefault="00205B5A" w:rsidP="00205B5A">
      <w:pPr>
        <w:pStyle w:val="ListParagraph"/>
        <w:numPr>
          <w:ilvl w:val="2"/>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Linear Regression</w:t>
      </w:r>
    </w:p>
    <w:p w14:paraId="5EC9FEC1" w14:textId="77777777" w:rsidR="00205B5A" w:rsidRDefault="00205B5A" w:rsidP="00205B5A">
      <w:pPr>
        <w:pStyle w:val="ListParagraph"/>
        <w:numPr>
          <w:ilvl w:val="2"/>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Random Forest without Bootstrapping</w:t>
      </w:r>
    </w:p>
    <w:p w14:paraId="063F17CB" w14:textId="77777777" w:rsidR="00205B5A" w:rsidRDefault="00205B5A" w:rsidP="00205B5A">
      <w:pPr>
        <w:pStyle w:val="ListParagraph"/>
        <w:numPr>
          <w:ilvl w:val="2"/>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Random Forest with Bootstrapping</w:t>
      </w:r>
    </w:p>
    <w:p w14:paraId="3D808CE1" w14:textId="77777777" w:rsidR="00205B5A" w:rsidRDefault="00205B5A" w:rsidP="00205B5A">
      <w:pPr>
        <w:pStyle w:val="ListParagraph"/>
        <w:numPr>
          <w:ilvl w:val="2"/>
          <w:numId w:val="3"/>
        </w:numPr>
        <w:spacing w:after="0" w:line="360" w:lineRule="auto"/>
        <w:rPr>
          <w:ins w:id="2" w:author="Jun Kiat Ng" w:date="2025-02-26T12:44:00Z" w16du:dateUtc="2025-02-26T01:44:00Z"/>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Extreme Gradient Boosting</w:t>
      </w:r>
    </w:p>
    <w:p w14:paraId="3ADACF32" w14:textId="0DB5D23F" w:rsidR="0050407E" w:rsidRDefault="0050407E" w:rsidP="00205B5A">
      <w:pPr>
        <w:pStyle w:val="ListParagraph"/>
        <w:numPr>
          <w:ilvl w:val="2"/>
          <w:numId w:val="3"/>
        </w:numPr>
        <w:spacing w:after="0" w:line="360" w:lineRule="auto"/>
        <w:rPr>
          <w:ins w:id="3" w:author="Jun Kiat Ng" w:date="2025-02-26T12:44:00Z" w16du:dateUtc="2025-02-26T01:44:00Z"/>
          <w:rFonts w:ascii="Times New Roman" w:eastAsia="Times New Roman" w:hAnsi="Times New Roman" w:cs="Times New Roman"/>
          <w:color w:val="000000" w:themeColor="text1"/>
          <w:sz w:val="28"/>
          <w:szCs w:val="28"/>
        </w:rPr>
      </w:pPr>
      <w:ins w:id="4" w:author="Jun Kiat Ng" w:date="2025-02-26T12:44:00Z" w16du:dateUtc="2025-02-26T01:44:00Z">
        <w:r>
          <w:rPr>
            <w:rFonts w:ascii="Times New Roman" w:eastAsia="Times New Roman" w:hAnsi="Times New Roman" w:cs="Times New Roman"/>
            <w:color w:val="000000" w:themeColor="text1"/>
            <w:sz w:val="28"/>
            <w:szCs w:val="28"/>
          </w:rPr>
          <w:t>AdaBoost</w:t>
        </w:r>
      </w:ins>
    </w:p>
    <w:p w14:paraId="2FB26C6F" w14:textId="20B681A1" w:rsidR="0050407E" w:rsidRDefault="0050407E" w:rsidP="0050407E">
      <w:pPr>
        <w:pStyle w:val="ListParagraph"/>
        <w:numPr>
          <w:ilvl w:val="2"/>
          <w:numId w:val="3"/>
        </w:numPr>
        <w:spacing w:after="0" w:line="360" w:lineRule="auto"/>
        <w:rPr>
          <w:ins w:id="5" w:author="Jun Kiat Ng" w:date="2025-02-26T12:44:00Z" w16du:dateUtc="2025-02-26T01:44:00Z"/>
          <w:rFonts w:ascii="Times New Roman" w:eastAsia="Times New Roman" w:hAnsi="Times New Roman" w:cs="Times New Roman"/>
          <w:color w:val="000000" w:themeColor="text1"/>
          <w:sz w:val="28"/>
          <w:szCs w:val="28"/>
        </w:rPr>
      </w:pPr>
      <w:ins w:id="6" w:author="Jun Kiat Ng" w:date="2025-02-26T12:44:00Z" w16du:dateUtc="2025-02-26T01:44:00Z">
        <w:r>
          <w:rPr>
            <w:rFonts w:ascii="Times New Roman" w:eastAsia="Times New Roman" w:hAnsi="Times New Roman" w:cs="Times New Roman"/>
            <w:color w:val="000000" w:themeColor="text1"/>
            <w:sz w:val="28"/>
            <w:szCs w:val="28"/>
          </w:rPr>
          <w:t>Stacking</w:t>
        </w:r>
      </w:ins>
    </w:p>
    <w:p w14:paraId="787935DC" w14:textId="644E7C1C" w:rsidR="0050407E" w:rsidRPr="0050407E" w:rsidRDefault="0050407E" w:rsidP="0050407E">
      <w:pPr>
        <w:pStyle w:val="ListParagraph"/>
        <w:numPr>
          <w:ilvl w:val="2"/>
          <w:numId w:val="3"/>
        </w:numPr>
        <w:spacing w:after="0" w:line="360" w:lineRule="auto"/>
        <w:rPr>
          <w:rFonts w:ascii="Times New Roman" w:eastAsia="Times New Roman" w:hAnsi="Times New Roman" w:cs="Times New Roman"/>
          <w:color w:val="000000" w:themeColor="text1"/>
          <w:sz w:val="28"/>
          <w:szCs w:val="28"/>
          <w:rPrChange w:id="7" w:author="Jun Kiat Ng" w:date="2025-02-26T12:44:00Z" w16du:dateUtc="2025-02-26T01:44:00Z">
            <w:rPr/>
          </w:rPrChange>
        </w:rPr>
      </w:pPr>
      <w:ins w:id="8" w:author="Jun Kiat Ng" w:date="2025-02-26T12:44:00Z" w16du:dateUtc="2025-02-26T01:44:00Z">
        <w:r>
          <w:rPr>
            <w:rFonts w:ascii="Times New Roman" w:eastAsia="Times New Roman" w:hAnsi="Times New Roman" w:cs="Times New Roman"/>
            <w:color w:val="000000" w:themeColor="text1"/>
            <w:sz w:val="28"/>
            <w:szCs w:val="28"/>
          </w:rPr>
          <w:t>Ensemble Learning</w:t>
        </w:r>
      </w:ins>
    </w:p>
    <w:p w14:paraId="07A96E2E" w14:textId="77777777" w:rsidR="00205B5A" w:rsidRDefault="00205B5A" w:rsidP="00205B5A">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Cross Validation</w:t>
      </w:r>
    </w:p>
    <w:p w14:paraId="09F49768" w14:textId="77777777" w:rsidR="00205B5A" w:rsidRDefault="00205B5A" w:rsidP="00205B5A">
      <w:pPr>
        <w:pStyle w:val="ListParagraph"/>
        <w:numPr>
          <w:ilvl w:val="0"/>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Results and Discussion</w:t>
      </w:r>
    </w:p>
    <w:p w14:paraId="07612935" w14:textId="77777777" w:rsidR="00205B5A" w:rsidRDefault="00205B5A" w:rsidP="00205B5A">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 xml:space="preserve"> Model Selection</w:t>
      </w:r>
    </w:p>
    <w:p w14:paraId="3576811D" w14:textId="77777777" w:rsidR="00205B5A" w:rsidRDefault="00205B5A" w:rsidP="5267A4FF">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5267A4FF">
        <w:rPr>
          <w:rFonts w:ascii="Times New Roman" w:eastAsia="Times New Roman" w:hAnsi="Times New Roman" w:cs="Times New Roman"/>
          <w:color w:val="000000" w:themeColor="text1"/>
          <w:sz w:val="28"/>
          <w:szCs w:val="28"/>
        </w:rPr>
        <w:t xml:space="preserve"> Selecting </w:t>
      </w:r>
      <w:proofErr w:type="spellStart"/>
      <w:r w:rsidRPr="5267A4FF">
        <w:rPr>
          <w:rFonts w:ascii="Times New Roman" w:eastAsia="Times New Roman" w:hAnsi="Times New Roman" w:cs="Times New Roman"/>
          <w:color w:val="000000" w:themeColor="text1"/>
          <w:sz w:val="28"/>
          <w:szCs w:val="28"/>
        </w:rPr>
        <w:t>Upsampling</w:t>
      </w:r>
      <w:proofErr w:type="spellEnd"/>
      <w:r w:rsidRPr="5267A4FF">
        <w:rPr>
          <w:rFonts w:ascii="Times New Roman" w:eastAsia="Times New Roman" w:hAnsi="Times New Roman" w:cs="Times New Roman"/>
          <w:color w:val="000000" w:themeColor="text1"/>
          <w:sz w:val="28"/>
          <w:szCs w:val="28"/>
        </w:rPr>
        <w:t xml:space="preserve"> Method</w:t>
      </w:r>
    </w:p>
    <w:p w14:paraId="1E440B7B" w14:textId="77777777" w:rsidR="00205B5A" w:rsidRDefault="00205B5A" w:rsidP="00205B5A">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 xml:space="preserve"> Effect on Quality Adjusted Life Years (QALYs)</w:t>
      </w:r>
    </w:p>
    <w:p w14:paraId="33792E46" w14:textId="77777777" w:rsidR="00205B5A" w:rsidRDefault="00205B5A" w:rsidP="00205B5A">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 xml:space="preserve"> Effect on Health System Costs (HSCs)</w:t>
      </w:r>
    </w:p>
    <w:p w14:paraId="4AF0FCEF" w14:textId="77777777" w:rsidR="00205B5A" w:rsidRDefault="00205B5A" w:rsidP="00205B5A">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 xml:space="preserve"> Effect on Māori/non-Māori inequities</w:t>
      </w:r>
    </w:p>
    <w:p w14:paraId="1A243DEF" w14:textId="77777777" w:rsidR="00205B5A" w:rsidRDefault="00205B5A" w:rsidP="00205B5A">
      <w:pPr>
        <w:pStyle w:val="ListParagraph"/>
        <w:numPr>
          <w:ilvl w:val="0"/>
          <w:numId w:val="3"/>
        </w:numPr>
        <w:spacing w:after="0" w:line="360" w:lineRule="auto"/>
        <w:rPr>
          <w:rFonts w:ascii="Times New Roman" w:eastAsia="Times New Roman" w:hAnsi="Times New Roman" w:cs="Times New Roman"/>
          <w:color w:val="000000" w:themeColor="text1"/>
          <w:sz w:val="28"/>
          <w:szCs w:val="28"/>
        </w:rPr>
      </w:pPr>
      <w:r w:rsidRPr="001EBCFD">
        <w:rPr>
          <w:rFonts w:ascii="Times New Roman" w:eastAsia="Times New Roman" w:hAnsi="Times New Roman" w:cs="Times New Roman"/>
          <w:color w:val="000000" w:themeColor="text1"/>
          <w:sz w:val="28"/>
          <w:szCs w:val="28"/>
        </w:rPr>
        <w:t xml:space="preserve">Impact, </w:t>
      </w:r>
      <w:r>
        <w:rPr>
          <w:rFonts w:ascii="Times New Roman" w:eastAsia="Times New Roman" w:hAnsi="Times New Roman" w:cs="Times New Roman"/>
          <w:color w:val="000000" w:themeColor="text1"/>
          <w:sz w:val="28"/>
          <w:szCs w:val="28"/>
        </w:rPr>
        <w:t xml:space="preserve">Strengths and </w:t>
      </w:r>
      <w:r w:rsidRPr="001EBCFD">
        <w:rPr>
          <w:rFonts w:ascii="Times New Roman" w:eastAsia="Times New Roman" w:hAnsi="Times New Roman" w:cs="Times New Roman"/>
          <w:color w:val="000000" w:themeColor="text1"/>
          <w:sz w:val="28"/>
          <w:szCs w:val="28"/>
        </w:rPr>
        <w:t>Limitations</w:t>
      </w:r>
      <w:r>
        <w:rPr>
          <w:rFonts w:ascii="Times New Roman" w:eastAsia="Times New Roman" w:hAnsi="Times New Roman" w:cs="Times New Roman"/>
          <w:color w:val="000000" w:themeColor="text1"/>
          <w:sz w:val="28"/>
          <w:szCs w:val="28"/>
        </w:rPr>
        <w:t>,</w:t>
      </w:r>
      <w:r w:rsidRPr="001EBCFD">
        <w:rPr>
          <w:rFonts w:ascii="Times New Roman" w:eastAsia="Times New Roman" w:hAnsi="Times New Roman" w:cs="Times New Roman"/>
          <w:color w:val="000000" w:themeColor="text1"/>
          <w:sz w:val="28"/>
          <w:szCs w:val="28"/>
        </w:rPr>
        <w:t xml:space="preserve"> and Future Work</w:t>
      </w:r>
    </w:p>
    <w:p w14:paraId="7B68BCE2" w14:textId="77777777" w:rsidR="00205B5A" w:rsidRDefault="00205B5A" w:rsidP="00205B5A">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001EBCFD">
        <w:rPr>
          <w:rFonts w:ascii="Times New Roman" w:eastAsia="Times New Roman" w:hAnsi="Times New Roman" w:cs="Times New Roman"/>
          <w:color w:val="000000" w:themeColor="text1"/>
          <w:sz w:val="28"/>
          <w:szCs w:val="28"/>
        </w:rPr>
        <w:t>Impact</w:t>
      </w:r>
    </w:p>
    <w:p w14:paraId="7C2319BE" w14:textId="77777777" w:rsidR="00205B5A" w:rsidRDefault="00205B5A" w:rsidP="00205B5A">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Strengths and </w:t>
      </w:r>
      <w:r w:rsidRPr="001EBCFD">
        <w:rPr>
          <w:rFonts w:ascii="Times New Roman" w:eastAsia="Times New Roman" w:hAnsi="Times New Roman" w:cs="Times New Roman"/>
          <w:color w:val="000000" w:themeColor="text1"/>
          <w:sz w:val="28"/>
          <w:szCs w:val="28"/>
        </w:rPr>
        <w:t>Limitations</w:t>
      </w:r>
    </w:p>
    <w:p w14:paraId="699F80BD" w14:textId="77777777" w:rsidR="00205B5A" w:rsidRDefault="00205B5A" w:rsidP="00205B5A">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001EBCFD">
        <w:rPr>
          <w:rFonts w:ascii="Times New Roman" w:eastAsia="Times New Roman" w:hAnsi="Times New Roman" w:cs="Times New Roman"/>
          <w:color w:val="000000" w:themeColor="text1"/>
          <w:sz w:val="28"/>
          <w:szCs w:val="28"/>
        </w:rPr>
        <w:t>Future Work</w:t>
      </w:r>
    </w:p>
    <w:p w14:paraId="271AB019" w14:textId="77777777" w:rsidR="00205B5A" w:rsidRDefault="00205B5A" w:rsidP="00205B5A">
      <w:pPr>
        <w:pStyle w:val="ListParagraph"/>
        <w:numPr>
          <w:ilvl w:val="1"/>
          <w:numId w:val="3"/>
        </w:numPr>
        <w:spacing w:after="0" w:line="360" w:lineRule="auto"/>
        <w:rPr>
          <w:rFonts w:ascii="Times New Roman" w:eastAsia="Times New Roman" w:hAnsi="Times New Roman" w:cs="Times New Roman"/>
          <w:color w:val="000000" w:themeColor="text1"/>
          <w:sz w:val="28"/>
          <w:szCs w:val="28"/>
        </w:rPr>
      </w:pPr>
      <w:r w:rsidRPr="001EBCFD">
        <w:rPr>
          <w:rFonts w:ascii="Times New Roman" w:eastAsia="Times New Roman" w:hAnsi="Times New Roman" w:cs="Times New Roman"/>
          <w:color w:val="000000" w:themeColor="text1"/>
          <w:sz w:val="28"/>
          <w:szCs w:val="28"/>
        </w:rPr>
        <w:t>Summary</w:t>
      </w:r>
    </w:p>
    <w:p w14:paraId="45E275F7" w14:textId="77777777" w:rsidR="00205B5A" w:rsidRDefault="00205B5A" w:rsidP="00205B5A">
      <w:pPr>
        <w:pStyle w:val="ListParagraph"/>
        <w:numPr>
          <w:ilvl w:val="0"/>
          <w:numId w:val="3"/>
        </w:numPr>
        <w:spacing w:after="0" w:line="360" w:lineRule="auto"/>
        <w:rPr>
          <w:rFonts w:ascii="Times New Roman" w:eastAsia="Times New Roman" w:hAnsi="Times New Roman" w:cs="Times New Roman"/>
          <w:color w:val="000000" w:themeColor="text1"/>
          <w:sz w:val="28"/>
          <w:szCs w:val="28"/>
        </w:rPr>
      </w:pPr>
      <w:r w:rsidRPr="4A19CE19">
        <w:rPr>
          <w:rFonts w:ascii="Times New Roman" w:eastAsia="Times New Roman" w:hAnsi="Times New Roman" w:cs="Times New Roman"/>
          <w:color w:val="000000" w:themeColor="text1"/>
          <w:sz w:val="28"/>
          <w:szCs w:val="28"/>
        </w:rPr>
        <w:t>Conclusion</w:t>
      </w:r>
    </w:p>
    <w:p w14:paraId="1BD45821" w14:textId="77777777" w:rsidR="00205B5A" w:rsidRDefault="00205B5A" w:rsidP="00205B5A">
      <w:pPr>
        <w:spacing w:after="0" w:line="360" w:lineRule="auto"/>
        <w:jc w:val="both"/>
        <w:rPr>
          <w:rFonts w:ascii="Times New Roman" w:hAnsi="Times New Roman" w:cs="Times New Roman"/>
          <w:b/>
          <w:bCs/>
          <w:sz w:val="28"/>
          <w:szCs w:val="28"/>
        </w:rPr>
      </w:pPr>
    </w:p>
    <w:p w14:paraId="792B19D2" w14:textId="45D77EA8" w:rsidR="00210CBA" w:rsidRDefault="00205B5A" w:rsidP="4FDE8ADD">
      <w:pPr>
        <w:spacing w:after="0" w:line="360" w:lineRule="auto"/>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br/>
      </w:r>
    </w:p>
    <w:p w14:paraId="6EDD00EB" w14:textId="77777777" w:rsidR="00205B5A" w:rsidRDefault="00205B5A">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5CBF3686" w14:textId="1915A80F" w:rsidR="00210CBA" w:rsidRDefault="230E4867" w:rsidP="4FDE8ADD">
      <w:pPr>
        <w:spacing w:after="0" w:line="360" w:lineRule="auto"/>
        <w:rPr>
          <w:rFonts w:ascii="Times New Roman" w:eastAsia="Times New Roman" w:hAnsi="Times New Roman" w:cs="Times New Roman"/>
          <w:b/>
          <w:bCs/>
          <w:sz w:val="28"/>
          <w:szCs w:val="28"/>
        </w:rPr>
      </w:pPr>
      <w:r w:rsidRPr="4FDE8ADD">
        <w:rPr>
          <w:rFonts w:ascii="Times New Roman" w:eastAsia="Times New Roman" w:hAnsi="Times New Roman" w:cs="Times New Roman"/>
          <w:b/>
          <w:bCs/>
          <w:sz w:val="28"/>
          <w:szCs w:val="28"/>
        </w:rPr>
        <w:lastRenderedPageBreak/>
        <w:t>1. Introduction</w:t>
      </w:r>
    </w:p>
    <w:p w14:paraId="5BD8935F" w14:textId="7F994428" w:rsidR="00FB68F6" w:rsidRPr="00FB68F6" w:rsidRDefault="00AC6989" w:rsidP="5267A4FF">
      <w:pPr>
        <w:spacing w:after="0" w:line="360" w:lineRule="auto"/>
        <w:ind w:firstLine="720"/>
        <w:jc w:val="both"/>
        <w:rPr>
          <w:rFonts w:ascii="Times New Roman" w:eastAsia="Times New Roman" w:hAnsi="Times New Roman" w:cs="Times New Roman"/>
          <w:sz w:val="28"/>
          <w:szCs w:val="28"/>
        </w:rPr>
      </w:pPr>
      <w:r w:rsidRPr="249A6E87">
        <w:rPr>
          <w:rFonts w:ascii="Times New Roman" w:eastAsia="Times New Roman" w:hAnsi="Times New Roman" w:cs="Times New Roman"/>
          <w:sz w:val="28"/>
          <w:szCs w:val="28"/>
        </w:rPr>
        <w:t>Legalising the domestic sale of vaporised nicotine products, more commonly referred to as vape,</w:t>
      </w:r>
      <w:r w:rsidR="0019655D" w:rsidRPr="249A6E87">
        <w:rPr>
          <w:rFonts w:ascii="Times New Roman" w:eastAsia="Times New Roman" w:hAnsi="Times New Roman" w:cs="Times New Roman"/>
          <w:sz w:val="28"/>
          <w:szCs w:val="28"/>
        </w:rPr>
        <w:t xml:space="preserve"> is a highly controversial topic in recent years.</w:t>
      </w:r>
      <w:r w:rsidR="002E14FF" w:rsidRPr="249A6E87">
        <w:rPr>
          <w:rFonts w:ascii="Times New Roman" w:eastAsia="Times New Roman" w:hAnsi="Times New Roman" w:cs="Times New Roman"/>
          <w:sz w:val="28"/>
          <w:szCs w:val="28"/>
        </w:rPr>
        <w:t xml:space="preserve"> </w:t>
      </w:r>
      <w:r w:rsidR="00831B4D" w:rsidRPr="249A6E87">
        <w:rPr>
          <w:rFonts w:ascii="Times New Roman" w:eastAsia="Times New Roman" w:hAnsi="Times New Roman" w:cs="Times New Roman"/>
          <w:sz w:val="28"/>
          <w:szCs w:val="28"/>
        </w:rPr>
        <w:t xml:space="preserve">Proponents </w:t>
      </w:r>
      <w:r w:rsidR="005C7B25" w:rsidRPr="249A6E87">
        <w:rPr>
          <w:rFonts w:ascii="Times New Roman" w:eastAsia="Times New Roman" w:hAnsi="Times New Roman" w:cs="Times New Roman"/>
          <w:sz w:val="28"/>
          <w:szCs w:val="28"/>
        </w:rPr>
        <w:t xml:space="preserve">argue that vape is </w:t>
      </w:r>
      <w:r w:rsidR="00F4609F" w:rsidRPr="249A6E87">
        <w:rPr>
          <w:rFonts w:ascii="Times New Roman" w:eastAsia="Times New Roman" w:hAnsi="Times New Roman" w:cs="Times New Roman"/>
          <w:sz w:val="28"/>
          <w:szCs w:val="28"/>
        </w:rPr>
        <w:t xml:space="preserve">a useful cessation </w:t>
      </w:r>
      <w:r w:rsidR="00D0034E" w:rsidRPr="249A6E87">
        <w:rPr>
          <w:rFonts w:ascii="Times New Roman" w:eastAsia="Times New Roman" w:hAnsi="Times New Roman" w:cs="Times New Roman"/>
          <w:sz w:val="28"/>
          <w:szCs w:val="28"/>
        </w:rPr>
        <w:t>tool and</w:t>
      </w:r>
      <w:r w:rsidR="00F4609F" w:rsidRPr="249A6E87">
        <w:rPr>
          <w:rFonts w:ascii="Times New Roman" w:eastAsia="Times New Roman" w:hAnsi="Times New Roman" w:cs="Times New Roman"/>
          <w:sz w:val="28"/>
          <w:szCs w:val="28"/>
        </w:rPr>
        <w:t xml:space="preserve"> legalising it </w:t>
      </w:r>
      <w:r w:rsidR="003D0D7A" w:rsidRPr="249A6E87">
        <w:rPr>
          <w:rFonts w:ascii="Times New Roman" w:eastAsia="Times New Roman" w:hAnsi="Times New Roman" w:cs="Times New Roman"/>
          <w:sz w:val="28"/>
          <w:szCs w:val="28"/>
        </w:rPr>
        <w:t xml:space="preserve">would facilitate a smoker’s </w:t>
      </w:r>
      <w:r w:rsidR="00290185" w:rsidRPr="249A6E87">
        <w:rPr>
          <w:rFonts w:ascii="Times New Roman" w:eastAsia="Times New Roman" w:hAnsi="Times New Roman" w:cs="Times New Roman"/>
          <w:sz w:val="28"/>
          <w:szCs w:val="28"/>
        </w:rPr>
        <w:t>journey to quit smoking.</w:t>
      </w:r>
      <w:r w:rsidR="00D0034E" w:rsidRPr="249A6E87">
        <w:rPr>
          <w:rFonts w:ascii="Times New Roman" w:eastAsia="Times New Roman" w:hAnsi="Times New Roman" w:cs="Times New Roman"/>
          <w:sz w:val="28"/>
          <w:szCs w:val="28"/>
        </w:rPr>
        <w:t xml:space="preserve"> On the other hand, </w:t>
      </w:r>
      <w:r w:rsidR="00150D86" w:rsidRPr="249A6E87">
        <w:rPr>
          <w:rFonts w:ascii="Times New Roman" w:eastAsia="Times New Roman" w:hAnsi="Times New Roman" w:cs="Times New Roman"/>
          <w:sz w:val="28"/>
          <w:szCs w:val="28"/>
        </w:rPr>
        <w:t xml:space="preserve">detractors argue that </w:t>
      </w:r>
      <w:r w:rsidR="00DA398C" w:rsidRPr="249A6E87">
        <w:rPr>
          <w:rFonts w:ascii="Times New Roman" w:eastAsia="Times New Roman" w:hAnsi="Times New Roman" w:cs="Times New Roman"/>
          <w:sz w:val="28"/>
          <w:szCs w:val="28"/>
        </w:rPr>
        <w:t xml:space="preserve">vape </w:t>
      </w:r>
      <w:r w:rsidR="005A56B8" w:rsidRPr="249A6E87">
        <w:rPr>
          <w:rFonts w:ascii="Times New Roman" w:eastAsia="Times New Roman" w:hAnsi="Times New Roman" w:cs="Times New Roman"/>
          <w:sz w:val="28"/>
          <w:szCs w:val="28"/>
        </w:rPr>
        <w:t xml:space="preserve">is equally harmful and may be </w:t>
      </w:r>
      <w:r w:rsidR="000B5A31" w:rsidRPr="249A6E87">
        <w:rPr>
          <w:rFonts w:ascii="Times New Roman" w:eastAsia="Times New Roman" w:hAnsi="Times New Roman" w:cs="Times New Roman"/>
          <w:sz w:val="28"/>
          <w:szCs w:val="28"/>
        </w:rPr>
        <w:t>a gateway</w:t>
      </w:r>
      <w:r w:rsidR="00450028" w:rsidRPr="249A6E87">
        <w:rPr>
          <w:rFonts w:ascii="Times New Roman" w:eastAsia="Times New Roman" w:hAnsi="Times New Roman" w:cs="Times New Roman"/>
          <w:sz w:val="28"/>
          <w:szCs w:val="28"/>
        </w:rPr>
        <w:t xml:space="preserve"> for people to</w:t>
      </w:r>
      <w:r w:rsidR="005A56B8" w:rsidRPr="249A6E87">
        <w:rPr>
          <w:rFonts w:ascii="Times New Roman" w:eastAsia="Times New Roman" w:hAnsi="Times New Roman" w:cs="Times New Roman"/>
          <w:sz w:val="28"/>
          <w:szCs w:val="28"/>
        </w:rPr>
        <w:t xml:space="preserve"> eventually</w:t>
      </w:r>
      <w:r w:rsidR="00450028" w:rsidRPr="249A6E87">
        <w:rPr>
          <w:rFonts w:ascii="Times New Roman" w:eastAsia="Times New Roman" w:hAnsi="Times New Roman" w:cs="Times New Roman"/>
          <w:sz w:val="28"/>
          <w:szCs w:val="28"/>
        </w:rPr>
        <w:t xml:space="preserve"> pick up smoking. </w:t>
      </w:r>
      <w:r w:rsidR="00DC1460" w:rsidRPr="249A6E87">
        <w:rPr>
          <w:rFonts w:ascii="Times New Roman" w:eastAsia="Times New Roman" w:hAnsi="Times New Roman" w:cs="Times New Roman"/>
          <w:sz w:val="28"/>
          <w:szCs w:val="28"/>
        </w:rPr>
        <w:t xml:space="preserve">Existing literature does not give a definitive answer as to whether </w:t>
      </w:r>
      <w:r w:rsidR="000B5A31" w:rsidRPr="249A6E87">
        <w:rPr>
          <w:rFonts w:ascii="Times New Roman" w:eastAsia="Times New Roman" w:hAnsi="Times New Roman" w:cs="Times New Roman"/>
          <w:sz w:val="28"/>
          <w:szCs w:val="28"/>
        </w:rPr>
        <w:t xml:space="preserve">legalising vape has a net positive or negative effect. </w:t>
      </w:r>
      <w:ins w:id="9" w:author="Jun Kiat Ng" w:date="2025-02-25T19:19:00Z">
        <w:r w:rsidR="000E1FF0" w:rsidRPr="249A6E87">
          <w:rPr>
            <w:rFonts w:ascii="Times New Roman" w:eastAsia="Times New Roman" w:hAnsi="Times New Roman" w:cs="Times New Roman"/>
            <w:sz w:val="28"/>
            <w:szCs w:val="28"/>
          </w:rPr>
          <w:t>T</w:t>
        </w:r>
      </w:ins>
      <w:r w:rsidR="677D4537" w:rsidRPr="249A6E87">
        <w:rPr>
          <w:rFonts w:ascii="Times New Roman" w:eastAsia="Times New Roman" w:hAnsi="Times New Roman" w:cs="Times New Roman"/>
          <w:sz w:val="28"/>
          <w:szCs w:val="28"/>
        </w:rPr>
        <w:t>h</w:t>
      </w:r>
      <w:r w:rsidR="79E5990D" w:rsidRPr="249A6E87">
        <w:rPr>
          <w:rFonts w:ascii="Times New Roman" w:eastAsia="Times New Roman" w:hAnsi="Times New Roman" w:cs="Times New Roman"/>
          <w:sz w:val="28"/>
          <w:szCs w:val="28"/>
        </w:rPr>
        <w:t>is</w:t>
      </w:r>
      <w:r w:rsidR="677D4537" w:rsidRPr="249A6E87">
        <w:rPr>
          <w:rFonts w:ascii="Times New Roman" w:eastAsia="Times New Roman" w:hAnsi="Times New Roman" w:cs="Times New Roman"/>
          <w:sz w:val="28"/>
          <w:szCs w:val="28"/>
        </w:rPr>
        <w:t xml:space="preserve"> study</w:t>
      </w:r>
      <w:r w:rsidR="6074196D" w:rsidRPr="249A6E87">
        <w:rPr>
          <w:rFonts w:ascii="Times New Roman" w:eastAsia="Times New Roman" w:hAnsi="Times New Roman" w:cs="Times New Roman"/>
          <w:sz w:val="28"/>
          <w:szCs w:val="28"/>
        </w:rPr>
        <w:t xml:space="preserve"> </w:t>
      </w:r>
      <w:r w:rsidR="000E1FF0" w:rsidRPr="249A6E87">
        <w:rPr>
          <w:rFonts w:ascii="Times New Roman" w:eastAsia="Times New Roman" w:hAnsi="Times New Roman" w:cs="Times New Roman"/>
          <w:sz w:val="28"/>
          <w:szCs w:val="28"/>
        </w:rPr>
        <w:t xml:space="preserve">aims to </w:t>
      </w:r>
      <w:r w:rsidR="230E4867" w:rsidRPr="249A6E87">
        <w:rPr>
          <w:rFonts w:ascii="Times New Roman" w:eastAsia="Times New Roman" w:hAnsi="Times New Roman" w:cs="Times New Roman"/>
          <w:sz w:val="28"/>
          <w:szCs w:val="28"/>
        </w:rPr>
        <w:t>use machine learning methodologies to assess the impact of legalising</w:t>
      </w:r>
      <w:r w:rsidR="1F2B3B58" w:rsidRPr="249A6E87">
        <w:rPr>
          <w:rFonts w:ascii="Times New Roman" w:eastAsia="Times New Roman" w:hAnsi="Times New Roman" w:cs="Times New Roman"/>
          <w:sz w:val="28"/>
          <w:szCs w:val="28"/>
        </w:rPr>
        <w:t xml:space="preserve"> the</w:t>
      </w:r>
      <w:r w:rsidR="230E4867" w:rsidRPr="249A6E87">
        <w:rPr>
          <w:rFonts w:ascii="Times New Roman" w:eastAsia="Times New Roman" w:hAnsi="Times New Roman" w:cs="Times New Roman"/>
          <w:sz w:val="28"/>
          <w:szCs w:val="28"/>
        </w:rPr>
        <w:t xml:space="preserve"> domestic sale of </w:t>
      </w:r>
      <w:r w:rsidRPr="249A6E87">
        <w:rPr>
          <w:rFonts w:ascii="Times New Roman" w:eastAsia="Times New Roman" w:hAnsi="Times New Roman" w:cs="Times New Roman"/>
          <w:sz w:val="28"/>
          <w:szCs w:val="28"/>
        </w:rPr>
        <w:t>vape</w:t>
      </w:r>
      <w:r w:rsidR="230E4867" w:rsidRPr="249A6E87">
        <w:rPr>
          <w:rFonts w:ascii="Times New Roman" w:eastAsia="Times New Roman" w:hAnsi="Times New Roman" w:cs="Times New Roman"/>
          <w:sz w:val="28"/>
          <w:szCs w:val="28"/>
        </w:rPr>
        <w:t xml:space="preserve"> on smoking</w:t>
      </w:r>
      <w:r w:rsidR="17D4DAF1" w:rsidRPr="249A6E87">
        <w:rPr>
          <w:rFonts w:ascii="Times New Roman" w:eastAsia="Times New Roman" w:hAnsi="Times New Roman" w:cs="Times New Roman"/>
          <w:sz w:val="28"/>
          <w:szCs w:val="28"/>
        </w:rPr>
        <w:t>-related</w:t>
      </w:r>
      <w:r w:rsidR="230E4867" w:rsidRPr="249A6E87">
        <w:rPr>
          <w:rFonts w:ascii="Times New Roman" w:eastAsia="Times New Roman" w:hAnsi="Times New Roman" w:cs="Times New Roman"/>
          <w:sz w:val="28"/>
          <w:szCs w:val="28"/>
        </w:rPr>
        <w:t xml:space="preserve"> outcomes. </w:t>
      </w:r>
      <w:r w:rsidR="00FC14BC" w:rsidRPr="249A6E87">
        <w:rPr>
          <w:rFonts w:ascii="Times New Roman" w:eastAsia="Times New Roman" w:hAnsi="Times New Roman" w:cs="Times New Roman"/>
          <w:sz w:val="28"/>
          <w:szCs w:val="28"/>
        </w:rPr>
        <w:t xml:space="preserve">These smoking-related outcomes include (1) Quality Adjusted Life Years (QALYs), (2) Health System Costs (HSCs), and (3) Māori/non-Māori health inequities. </w:t>
      </w:r>
      <w:r w:rsidR="00C32F38" w:rsidRPr="249A6E87">
        <w:rPr>
          <w:rFonts w:ascii="Times New Roman" w:eastAsia="Times New Roman" w:hAnsi="Times New Roman" w:cs="Times New Roman"/>
          <w:sz w:val="28"/>
          <w:szCs w:val="28"/>
        </w:rPr>
        <w:t>Machine learning offers several advantages.</w:t>
      </w:r>
      <w:r w:rsidR="009F3BAA" w:rsidRPr="249A6E87">
        <w:rPr>
          <w:rFonts w:ascii="Times New Roman" w:eastAsia="Times New Roman" w:hAnsi="Times New Roman" w:cs="Times New Roman"/>
          <w:sz w:val="28"/>
          <w:szCs w:val="28"/>
        </w:rPr>
        <w:t xml:space="preserve"> </w:t>
      </w:r>
      <w:r w:rsidR="00DA76C4" w:rsidRPr="249A6E87">
        <w:rPr>
          <w:rFonts w:ascii="Times New Roman" w:eastAsia="Times New Roman" w:hAnsi="Times New Roman" w:cs="Times New Roman"/>
          <w:sz w:val="28"/>
          <w:szCs w:val="28"/>
        </w:rPr>
        <w:t>Numerous research papers have studied the effect of health interventions on these smoking-related outcomes and machine learning can be</w:t>
      </w:r>
      <w:r w:rsidR="00F511F1" w:rsidRPr="249A6E87">
        <w:rPr>
          <w:rFonts w:ascii="Times New Roman" w:eastAsia="Times New Roman" w:hAnsi="Times New Roman" w:cs="Times New Roman"/>
          <w:sz w:val="28"/>
          <w:szCs w:val="28"/>
        </w:rPr>
        <w:t xml:space="preserve"> used to leverage on these research findings </w:t>
      </w:r>
      <w:r w:rsidR="00D13263" w:rsidRPr="249A6E87">
        <w:rPr>
          <w:rFonts w:ascii="Times New Roman" w:eastAsia="Times New Roman" w:hAnsi="Times New Roman" w:cs="Times New Roman"/>
          <w:sz w:val="28"/>
          <w:szCs w:val="28"/>
        </w:rPr>
        <w:t>to</w:t>
      </w:r>
      <w:r w:rsidR="00F511F1" w:rsidRPr="249A6E87">
        <w:rPr>
          <w:rFonts w:ascii="Times New Roman" w:eastAsia="Times New Roman" w:hAnsi="Times New Roman" w:cs="Times New Roman"/>
          <w:sz w:val="28"/>
          <w:szCs w:val="28"/>
        </w:rPr>
        <w:t xml:space="preserve"> identify patterns within the </w:t>
      </w:r>
      <w:r w:rsidR="00BD2094" w:rsidRPr="249A6E87">
        <w:rPr>
          <w:rFonts w:ascii="Times New Roman" w:eastAsia="Times New Roman" w:hAnsi="Times New Roman" w:cs="Times New Roman"/>
          <w:sz w:val="28"/>
          <w:szCs w:val="28"/>
        </w:rPr>
        <w:t>data and</w:t>
      </w:r>
      <w:r w:rsidR="00F511F1" w:rsidRPr="249A6E87">
        <w:rPr>
          <w:rFonts w:ascii="Times New Roman" w:eastAsia="Times New Roman" w:hAnsi="Times New Roman" w:cs="Times New Roman"/>
          <w:sz w:val="28"/>
          <w:szCs w:val="28"/>
        </w:rPr>
        <w:t xml:space="preserve"> make predictions based on those patterns</w:t>
      </w:r>
      <w:r w:rsidR="00D13263" w:rsidRPr="249A6E87">
        <w:rPr>
          <w:rFonts w:ascii="Times New Roman" w:eastAsia="Times New Roman" w:hAnsi="Times New Roman" w:cs="Times New Roman"/>
          <w:sz w:val="28"/>
          <w:szCs w:val="28"/>
        </w:rPr>
        <w:t>.</w:t>
      </w:r>
      <w:r w:rsidR="0088439E" w:rsidRPr="249A6E87">
        <w:rPr>
          <w:rFonts w:ascii="Times New Roman" w:eastAsia="Times New Roman" w:hAnsi="Times New Roman" w:cs="Times New Roman"/>
          <w:sz w:val="28"/>
          <w:szCs w:val="28"/>
        </w:rPr>
        <w:t xml:space="preserve"> </w:t>
      </w:r>
      <w:r w:rsidR="00C32F38" w:rsidRPr="249A6E87">
        <w:rPr>
          <w:rFonts w:ascii="Times New Roman" w:eastAsia="Times New Roman" w:hAnsi="Times New Roman" w:cs="Times New Roman"/>
          <w:sz w:val="28"/>
          <w:szCs w:val="28"/>
        </w:rPr>
        <w:t>By leveraging past research findings, machine learning models improve predictive accuracy and generali</w:t>
      </w:r>
      <w:r w:rsidR="00DA76C4" w:rsidRPr="249A6E87">
        <w:rPr>
          <w:rFonts w:ascii="Times New Roman" w:eastAsia="Times New Roman" w:hAnsi="Times New Roman" w:cs="Times New Roman"/>
          <w:sz w:val="28"/>
          <w:szCs w:val="28"/>
        </w:rPr>
        <w:t>s</w:t>
      </w:r>
      <w:r w:rsidR="00C32F38" w:rsidRPr="249A6E87">
        <w:rPr>
          <w:rFonts w:ascii="Times New Roman" w:eastAsia="Times New Roman" w:hAnsi="Times New Roman" w:cs="Times New Roman"/>
          <w:sz w:val="28"/>
          <w:szCs w:val="28"/>
        </w:rPr>
        <w:t xml:space="preserve">ability, allowing policymakers to assess potential intervention impacts before implementation. Additionally, machine learning enables continuous learning, </w:t>
      </w:r>
      <w:r w:rsidR="0088439E" w:rsidRPr="249A6E87">
        <w:rPr>
          <w:rFonts w:ascii="Times New Roman" w:eastAsia="Times New Roman" w:hAnsi="Times New Roman" w:cs="Times New Roman"/>
          <w:sz w:val="28"/>
          <w:szCs w:val="28"/>
        </w:rPr>
        <w:t xml:space="preserve">where </w:t>
      </w:r>
      <w:r w:rsidR="000D146D" w:rsidRPr="249A6E87">
        <w:rPr>
          <w:rFonts w:ascii="Times New Roman" w:eastAsia="Times New Roman" w:hAnsi="Times New Roman" w:cs="Times New Roman"/>
          <w:sz w:val="28"/>
          <w:szCs w:val="28"/>
        </w:rPr>
        <w:t xml:space="preserve">new research findings can be easily </w:t>
      </w:r>
      <w:r w:rsidR="001279D6" w:rsidRPr="249A6E87">
        <w:rPr>
          <w:rFonts w:ascii="Times New Roman" w:eastAsia="Times New Roman" w:hAnsi="Times New Roman" w:cs="Times New Roman"/>
          <w:sz w:val="28"/>
          <w:szCs w:val="28"/>
        </w:rPr>
        <w:t>added and used</w:t>
      </w:r>
      <w:r w:rsidR="000D146D" w:rsidRPr="249A6E87">
        <w:rPr>
          <w:rFonts w:ascii="Times New Roman" w:eastAsia="Times New Roman" w:hAnsi="Times New Roman" w:cs="Times New Roman"/>
          <w:sz w:val="28"/>
          <w:szCs w:val="28"/>
        </w:rPr>
        <w:t xml:space="preserve"> as</w:t>
      </w:r>
      <w:r w:rsidR="00C32F38" w:rsidRPr="249A6E87">
        <w:rPr>
          <w:rFonts w:ascii="Times New Roman" w:eastAsia="Times New Roman" w:hAnsi="Times New Roman" w:cs="Times New Roman"/>
          <w:sz w:val="28"/>
          <w:szCs w:val="28"/>
        </w:rPr>
        <w:t xml:space="preserve"> data </w:t>
      </w:r>
      <w:r w:rsidR="000D146D" w:rsidRPr="249A6E87">
        <w:rPr>
          <w:rFonts w:ascii="Times New Roman" w:eastAsia="Times New Roman" w:hAnsi="Times New Roman" w:cs="Times New Roman"/>
          <w:sz w:val="28"/>
          <w:szCs w:val="28"/>
        </w:rPr>
        <w:t>for building the machi</w:t>
      </w:r>
      <w:r w:rsidR="0023034A" w:rsidRPr="249A6E87">
        <w:rPr>
          <w:rFonts w:ascii="Times New Roman" w:eastAsia="Times New Roman" w:hAnsi="Times New Roman" w:cs="Times New Roman"/>
          <w:sz w:val="28"/>
          <w:szCs w:val="28"/>
        </w:rPr>
        <w:t xml:space="preserve">ne learning model. </w:t>
      </w:r>
      <w:r w:rsidR="4A4A5225" w:rsidRPr="249A6E87">
        <w:rPr>
          <w:rFonts w:ascii="Times New Roman" w:eastAsia="Times New Roman" w:hAnsi="Times New Roman" w:cs="Times New Roman"/>
          <w:sz w:val="28"/>
          <w:szCs w:val="28"/>
        </w:rPr>
        <w:t>Th</w:t>
      </w:r>
      <w:r w:rsidR="67241EBF" w:rsidRPr="249A6E87">
        <w:rPr>
          <w:rFonts w:ascii="Times New Roman" w:eastAsia="Times New Roman" w:hAnsi="Times New Roman" w:cs="Times New Roman"/>
          <w:sz w:val="28"/>
          <w:szCs w:val="28"/>
        </w:rPr>
        <w:t>is</w:t>
      </w:r>
      <w:r w:rsidR="4A4A5225" w:rsidRPr="249A6E87">
        <w:rPr>
          <w:rFonts w:ascii="Times New Roman" w:eastAsia="Times New Roman" w:hAnsi="Times New Roman" w:cs="Times New Roman"/>
          <w:sz w:val="28"/>
          <w:szCs w:val="28"/>
        </w:rPr>
        <w:t xml:space="preserve"> research </w:t>
      </w:r>
      <w:r w:rsidR="12D3BB4A" w:rsidRPr="249A6E87">
        <w:rPr>
          <w:rFonts w:ascii="Times New Roman" w:eastAsia="Times New Roman" w:hAnsi="Times New Roman" w:cs="Times New Roman"/>
          <w:sz w:val="28"/>
          <w:szCs w:val="28"/>
        </w:rPr>
        <w:t>adopts</w:t>
      </w:r>
      <w:r w:rsidR="4A4A5225" w:rsidRPr="249A6E87">
        <w:rPr>
          <w:rFonts w:ascii="Times New Roman" w:eastAsia="Times New Roman" w:hAnsi="Times New Roman" w:cs="Times New Roman"/>
          <w:sz w:val="28"/>
          <w:szCs w:val="28"/>
        </w:rPr>
        <w:t xml:space="preserve"> New Zealand’s </w:t>
      </w:r>
      <w:r w:rsidR="12D3BB4A" w:rsidRPr="249A6E87">
        <w:rPr>
          <w:rFonts w:ascii="Times New Roman" w:eastAsia="Times New Roman" w:hAnsi="Times New Roman" w:cs="Times New Roman"/>
          <w:sz w:val="28"/>
          <w:szCs w:val="28"/>
        </w:rPr>
        <w:t>2025 Smoke-Free</w:t>
      </w:r>
      <w:r w:rsidR="2FEF31F3" w:rsidRPr="249A6E87">
        <w:rPr>
          <w:rFonts w:ascii="Times New Roman" w:eastAsia="Times New Roman" w:hAnsi="Times New Roman" w:cs="Times New Roman"/>
          <w:sz w:val="28"/>
          <w:szCs w:val="28"/>
        </w:rPr>
        <w:t xml:space="preserve"> </w:t>
      </w:r>
      <w:r w:rsidR="12D3BB4A" w:rsidRPr="249A6E87">
        <w:rPr>
          <w:rFonts w:ascii="Times New Roman" w:eastAsia="Times New Roman" w:hAnsi="Times New Roman" w:cs="Times New Roman"/>
          <w:sz w:val="28"/>
          <w:szCs w:val="28"/>
        </w:rPr>
        <w:t>G</w:t>
      </w:r>
      <w:r w:rsidR="2FEF31F3" w:rsidRPr="249A6E87">
        <w:rPr>
          <w:rFonts w:ascii="Times New Roman" w:eastAsia="Times New Roman" w:hAnsi="Times New Roman" w:cs="Times New Roman"/>
          <w:sz w:val="28"/>
          <w:szCs w:val="28"/>
        </w:rPr>
        <w:t>oal as a case study</w:t>
      </w:r>
      <w:r w:rsidR="29A6C97C" w:rsidRPr="249A6E87">
        <w:rPr>
          <w:rFonts w:ascii="Times New Roman" w:eastAsia="Times New Roman" w:hAnsi="Times New Roman" w:cs="Times New Roman"/>
          <w:sz w:val="28"/>
          <w:szCs w:val="28"/>
        </w:rPr>
        <w:t xml:space="preserve"> to evaluate these impacts. </w:t>
      </w:r>
      <w:r w:rsidR="6ABB9150" w:rsidRPr="249A6E87">
        <w:rPr>
          <w:rFonts w:ascii="Times New Roman" w:eastAsia="Times New Roman" w:hAnsi="Times New Roman" w:cs="Times New Roman"/>
          <w:sz w:val="28"/>
          <w:szCs w:val="28"/>
        </w:rPr>
        <w:t xml:space="preserve">This chapter provides </w:t>
      </w:r>
      <w:r w:rsidR="22CA4350" w:rsidRPr="249A6E87">
        <w:rPr>
          <w:rFonts w:ascii="Times New Roman" w:eastAsia="Times New Roman" w:hAnsi="Times New Roman" w:cs="Times New Roman"/>
          <w:sz w:val="28"/>
          <w:szCs w:val="28"/>
        </w:rPr>
        <w:t xml:space="preserve">an </w:t>
      </w:r>
      <w:r w:rsidR="6ABB9150" w:rsidRPr="249A6E87">
        <w:rPr>
          <w:rFonts w:ascii="Times New Roman" w:eastAsia="Times New Roman" w:hAnsi="Times New Roman" w:cs="Times New Roman"/>
          <w:sz w:val="28"/>
          <w:szCs w:val="28"/>
        </w:rPr>
        <w:t xml:space="preserve">overview of </w:t>
      </w:r>
      <w:r w:rsidR="719ACCF9" w:rsidRPr="249A6E87">
        <w:rPr>
          <w:rFonts w:ascii="Times New Roman" w:eastAsia="Times New Roman" w:hAnsi="Times New Roman" w:cs="Times New Roman"/>
          <w:sz w:val="28"/>
          <w:szCs w:val="28"/>
        </w:rPr>
        <w:t>the health economics of smoking</w:t>
      </w:r>
      <w:r w:rsidR="6ABB9150" w:rsidRPr="249A6E87">
        <w:rPr>
          <w:rFonts w:ascii="Times New Roman" w:eastAsia="Times New Roman" w:hAnsi="Times New Roman" w:cs="Times New Roman"/>
          <w:sz w:val="28"/>
          <w:szCs w:val="28"/>
        </w:rPr>
        <w:t xml:space="preserve">, </w:t>
      </w:r>
      <w:r w:rsidR="57228DF4" w:rsidRPr="249A6E87">
        <w:rPr>
          <w:rFonts w:ascii="Times New Roman" w:eastAsia="Times New Roman" w:hAnsi="Times New Roman" w:cs="Times New Roman"/>
          <w:sz w:val="28"/>
          <w:szCs w:val="28"/>
        </w:rPr>
        <w:t>and the ambiguity of the effects of legalising the domestic sale of vape.</w:t>
      </w:r>
      <w:r w:rsidR="6ABB9150" w:rsidRPr="249A6E87">
        <w:rPr>
          <w:rFonts w:ascii="Times New Roman" w:eastAsia="Times New Roman" w:hAnsi="Times New Roman" w:cs="Times New Roman"/>
          <w:sz w:val="28"/>
          <w:szCs w:val="28"/>
        </w:rPr>
        <w:t xml:space="preserve"> Following this, th</w:t>
      </w:r>
      <w:r w:rsidR="382F2A01" w:rsidRPr="249A6E87">
        <w:rPr>
          <w:rFonts w:ascii="Times New Roman" w:eastAsia="Times New Roman" w:hAnsi="Times New Roman" w:cs="Times New Roman"/>
          <w:sz w:val="28"/>
          <w:szCs w:val="28"/>
        </w:rPr>
        <w:t>is</w:t>
      </w:r>
      <w:r w:rsidR="6ABB9150" w:rsidRPr="249A6E87">
        <w:rPr>
          <w:rFonts w:ascii="Times New Roman" w:eastAsia="Times New Roman" w:hAnsi="Times New Roman" w:cs="Times New Roman"/>
          <w:sz w:val="28"/>
          <w:szCs w:val="28"/>
        </w:rPr>
        <w:t xml:space="preserve"> chapter introduces the field of machine learning, highlighting</w:t>
      </w:r>
      <w:r w:rsidR="5558A459" w:rsidRPr="249A6E87">
        <w:rPr>
          <w:rFonts w:ascii="Times New Roman" w:eastAsia="Times New Roman" w:hAnsi="Times New Roman" w:cs="Times New Roman"/>
          <w:sz w:val="28"/>
          <w:szCs w:val="28"/>
        </w:rPr>
        <w:t xml:space="preserve"> its</w:t>
      </w:r>
      <w:r w:rsidR="6ABB9150" w:rsidRPr="249A6E87">
        <w:rPr>
          <w:rFonts w:ascii="Times New Roman" w:eastAsia="Times New Roman" w:hAnsi="Times New Roman" w:cs="Times New Roman"/>
          <w:sz w:val="28"/>
          <w:szCs w:val="28"/>
        </w:rPr>
        <w:t xml:space="preserve"> potential in health economics research. Two central research questions are articulated to frame the study</w:t>
      </w:r>
      <w:r w:rsidR="1927D7D6" w:rsidRPr="249A6E87">
        <w:rPr>
          <w:rFonts w:ascii="Times New Roman" w:eastAsia="Times New Roman" w:hAnsi="Times New Roman" w:cs="Times New Roman"/>
          <w:sz w:val="28"/>
          <w:szCs w:val="28"/>
        </w:rPr>
        <w:t>,</w:t>
      </w:r>
      <w:r w:rsidR="5FEE86AA" w:rsidRPr="249A6E87">
        <w:rPr>
          <w:rFonts w:ascii="Times New Roman" w:eastAsia="Times New Roman" w:hAnsi="Times New Roman" w:cs="Times New Roman"/>
          <w:sz w:val="28"/>
          <w:szCs w:val="28"/>
        </w:rPr>
        <w:t xml:space="preserve"> and this </w:t>
      </w:r>
      <w:r w:rsidR="6ABB9150" w:rsidRPr="249A6E87">
        <w:rPr>
          <w:rFonts w:ascii="Times New Roman" w:eastAsia="Times New Roman" w:hAnsi="Times New Roman" w:cs="Times New Roman"/>
          <w:sz w:val="28"/>
          <w:szCs w:val="28"/>
        </w:rPr>
        <w:t>chapter concludes with an outline of the remaining structure of th</w:t>
      </w:r>
      <w:r w:rsidR="5264E637" w:rsidRPr="249A6E87">
        <w:rPr>
          <w:rFonts w:ascii="Times New Roman" w:eastAsia="Times New Roman" w:hAnsi="Times New Roman" w:cs="Times New Roman"/>
          <w:sz w:val="28"/>
          <w:szCs w:val="28"/>
        </w:rPr>
        <w:t>is</w:t>
      </w:r>
      <w:r w:rsidR="6ABB9150" w:rsidRPr="249A6E87">
        <w:rPr>
          <w:rFonts w:ascii="Times New Roman" w:eastAsia="Times New Roman" w:hAnsi="Times New Roman" w:cs="Times New Roman"/>
          <w:sz w:val="28"/>
          <w:szCs w:val="28"/>
        </w:rPr>
        <w:t xml:space="preserve"> thesis</w:t>
      </w:r>
      <w:r w:rsidR="60779641" w:rsidRPr="249A6E87">
        <w:rPr>
          <w:rFonts w:ascii="Times New Roman" w:eastAsia="Times New Roman" w:hAnsi="Times New Roman" w:cs="Times New Roman"/>
          <w:sz w:val="28"/>
          <w:szCs w:val="28"/>
        </w:rPr>
        <w:t>.</w:t>
      </w:r>
    </w:p>
    <w:p w14:paraId="681F762D" w14:textId="39EFEFC8" w:rsidR="00210CBA" w:rsidRDefault="00210CBA" w:rsidP="4FDE8ADD">
      <w:pPr>
        <w:spacing w:after="0" w:line="360" w:lineRule="auto"/>
        <w:jc w:val="both"/>
        <w:rPr>
          <w:rFonts w:ascii="Times New Roman" w:eastAsia="Times New Roman" w:hAnsi="Times New Roman" w:cs="Times New Roman"/>
          <w:sz w:val="28"/>
          <w:szCs w:val="28"/>
        </w:rPr>
      </w:pPr>
    </w:p>
    <w:p w14:paraId="234AD7E2" w14:textId="77777777" w:rsidR="001279D6" w:rsidRDefault="001279D6">
      <w:pPr>
        <w:rPr>
          <w:ins w:id="10" w:author="Jun Kiat Ng" w:date="2025-02-25T20:12:00Z" w16du:dateUtc="2025-02-25T09:12:00Z"/>
          <w:rFonts w:ascii="Times New Roman" w:eastAsia="Times New Roman" w:hAnsi="Times New Roman" w:cs="Times New Roman"/>
          <w:b/>
          <w:bCs/>
          <w:sz w:val="28"/>
          <w:szCs w:val="28"/>
        </w:rPr>
      </w:pPr>
      <w:ins w:id="11" w:author="Jun Kiat Ng" w:date="2025-02-25T20:12:00Z" w16du:dateUtc="2025-02-25T09:12:00Z">
        <w:r>
          <w:rPr>
            <w:rFonts w:ascii="Times New Roman" w:eastAsia="Times New Roman" w:hAnsi="Times New Roman" w:cs="Times New Roman"/>
            <w:b/>
            <w:bCs/>
            <w:sz w:val="28"/>
            <w:szCs w:val="28"/>
          </w:rPr>
          <w:br w:type="page"/>
        </w:r>
      </w:ins>
    </w:p>
    <w:p w14:paraId="16714FF6" w14:textId="4FC3BD88" w:rsidR="7F9296FA" w:rsidRDefault="7F9296FA" w:rsidP="4FDE8ADD">
      <w:pPr>
        <w:pStyle w:val="ListParagraph"/>
        <w:numPr>
          <w:ilvl w:val="1"/>
          <w:numId w:val="4"/>
        </w:numPr>
        <w:spacing w:after="0" w:line="360" w:lineRule="auto"/>
        <w:jc w:val="both"/>
        <w:rPr>
          <w:rFonts w:ascii="Times New Roman" w:eastAsia="Times New Roman" w:hAnsi="Times New Roman" w:cs="Times New Roman"/>
          <w:b/>
          <w:bCs/>
          <w:sz w:val="28"/>
          <w:szCs w:val="28"/>
        </w:rPr>
      </w:pPr>
      <w:r w:rsidRPr="4FDE8ADD">
        <w:rPr>
          <w:rFonts w:ascii="Times New Roman" w:eastAsia="Times New Roman" w:hAnsi="Times New Roman" w:cs="Times New Roman"/>
          <w:b/>
          <w:bCs/>
          <w:sz w:val="28"/>
          <w:szCs w:val="28"/>
        </w:rPr>
        <w:lastRenderedPageBreak/>
        <w:t>Health Economics of Smoking</w:t>
      </w:r>
    </w:p>
    <w:p w14:paraId="0B4BF21C" w14:textId="19C0FE5C" w:rsidR="7F9296FA" w:rsidRDefault="7F9296FA" w:rsidP="4FDE8ADD">
      <w:pPr>
        <w:spacing w:after="0" w:line="360" w:lineRule="auto"/>
        <w:ind w:firstLine="720"/>
        <w:jc w:val="both"/>
        <w:rPr>
          <w:rFonts w:ascii="Times New Roman" w:eastAsia="Times New Roman" w:hAnsi="Times New Roman" w:cs="Times New Roman"/>
          <w:sz w:val="28"/>
          <w:szCs w:val="28"/>
        </w:rPr>
      </w:pPr>
      <w:r w:rsidRPr="249A6E87">
        <w:rPr>
          <w:rFonts w:ascii="Times New Roman" w:eastAsia="Times New Roman" w:hAnsi="Times New Roman" w:cs="Times New Roman"/>
          <w:sz w:val="28"/>
          <w:szCs w:val="28"/>
        </w:rPr>
        <w:t xml:space="preserve">Health economics </w:t>
      </w:r>
      <w:r w:rsidR="7582C616" w:rsidRPr="249A6E87">
        <w:rPr>
          <w:rFonts w:ascii="Times New Roman" w:eastAsia="Times New Roman" w:hAnsi="Times New Roman" w:cs="Times New Roman"/>
          <w:sz w:val="28"/>
          <w:szCs w:val="28"/>
        </w:rPr>
        <w:t xml:space="preserve">is a branch of economics that focuses on the effects of healthcare policies </w:t>
      </w:r>
      <w:r w:rsidR="0457CF3F" w:rsidRPr="249A6E87">
        <w:rPr>
          <w:rFonts w:ascii="Times New Roman" w:eastAsia="Times New Roman" w:hAnsi="Times New Roman" w:cs="Times New Roman"/>
          <w:sz w:val="28"/>
          <w:szCs w:val="28"/>
        </w:rPr>
        <w:t xml:space="preserve">and </w:t>
      </w:r>
      <w:r w:rsidR="7582C616" w:rsidRPr="249A6E87">
        <w:rPr>
          <w:rFonts w:ascii="Times New Roman" w:eastAsia="Times New Roman" w:hAnsi="Times New Roman" w:cs="Times New Roman"/>
          <w:sz w:val="28"/>
          <w:szCs w:val="28"/>
        </w:rPr>
        <w:t xml:space="preserve">interventions on a population’s health. </w:t>
      </w:r>
      <w:r w:rsidR="53F58E35" w:rsidRPr="249A6E87">
        <w:rPr>
          <w:rFonts w:ascii="Times New Roman" w:eastAsia="Times New Roman" w:hAnsi="Times New Roman" w:cs="Times New Roman"/>
          <w:sz w:val="28"/>
          <w:szCs w:val="28"/>
        </w:rPr>
        <w:t>Two important metrics of health economics</w:t>
      </w:r>
      <w:r w:rsidR="0A1C5722" w:rsidRPr="249A6E87">
        <w:rPr>
          <w:rFonts w:ascii="Times New Roman" w:eastAsia="Times New Roman" w:hAnsi="Times New Roman" w:cs="Times New Roman"/>
          <w:sz w:val="28"/>
          <w:szCs w:val="28"/>
        </w:rPr>
        <w:t xml:space="preserve"> that measure the impact of interventions on population health</w:t>
      </w:r>
      <w:r w:rsidR="53F58E35" w:rsidRPr="249A6E87">
        <w:rPr>
          <w:rFonts w:ascii="Times New Roman" w:eastAsia="Times New Roman" w:hAnsi="Times New Roman" w:cs="Times New Roman"/>
          <w:sz w:val="28"/>
          <w:szCs w:val="28"/>
        </w:rPr>
        <w:t xml:space="preserve"> </w:t>
      </w:r>
      <w:r w:rsidR="0050407E" w:rsidRPr="249A6E87">
        <w:rPr>
          <w:rFonts w:ascii="Times New Roman" w:eastAsia="Times New Roman" w:hAnsi="Times New Roman" w:cs="Times New Roman"/>
          <w:sz w:val="28"/>
          <w:szCs w:val="28"/>
        </w:rPr>
        <w:t>are</w:t>
      </w:r>
      <w:r w:rsidR="53F58E35" w:rsidRPr="249A6E87">
        <w:rPr>
          <w:rFonts w:ascii="Times New Roman" w:eastAsia="Times New Roman" w:hAnsi="Times New Roman" w:cs="Times New Roman"/>
          <w:sz w:val="28"/>
          <w:szCs w:val="28"/>
        </w:rPr>
        <w:t xml:space="preserve"> Quality Adjusted Life Years (QALYs) and Health System Costs (HSCs). </w:t>
      </w:r>
    </w:p>
    <w:p w14:paraId="6EF60B5F" w14:textId="1E61ADE7" w:rsidR="4A19CE19" w:rsidRDefault="4A19CE19" w:rsidP="4FDE8ADD">
      <w:pPr>
        <w:spacing w:after="0" w:line="360" w:lineRule="auto"/>
        <w:jc w:val="both"/>
        <w:rPr>
          <w:rFonts w:ascii="Times New Roman" w:eastAsia="Times New Roman" w:hAnsi="Times New Roman" w:cs="Times New Roman"/>
          <w:sz w:val="28"/>
          <w:szCs w:val="28"/>
        </w:rPr>
      </w:pPr>
    </w:p>
    <w:p w14:paraId="6B885ECB" w14:textId="3D93D384" w:rsidR="49323C3E" w:rsidRDefault="49323C3E" w:rsidP="4FDE8ADD">
      <w:pPr>
        <w:spacing w:after="0" w:line="360" w:lineRule="auto"/>
        <w:ind w:firstLine="720"/>
        <w:jc w:val="both"/>
        <w:rPr>
          <w:rFonts w:ascii="Times New Roman" w:eastAsia="Times New Roman" w:hAnsi="Times New Roman" w:cs="Times New Roman"/>
          <w:sz w:val="28"/>
          <w:szCs w:val="28"/>
        </w:rPr>
      </w:pPr>
      <w:r w:rsidRPr="4FDE8ADD">
        <w:rPr>
          <w:rFonts w:ascii="Times New Roman" w:eastAsia="Times New Roman" w:hAnsi="Times New Roman" w:cs="Times New Roman"/>
          <w:sz w:val="28"/>
          <w:szCs w:val="28"/>
        </w:rPr>
        <w:t xml:space="preserve">QALYs measures the increase in the quality </w:t>
      </w:r>
      <w:r w:rsidR="769764F3" w:rsidRPr="4FDE8ADD">
        <w:rPr>
          <w:rFonts w:ascii="Times New Roman" w:eastAsia="Times New Roman" w:hAnsi="Times New Roman" w:cs="Times New Roman"/>
          <w:sz w:val="28"/>
          <w:szCs w:val="28"/>
        </w:rPr>
        <w:t xml:space="preserve">and quantity of years lived because </w:t>
      </w:r>
      <w:r w:rsidR="4C1BE1ED" w:rsidRPr="4FDE8ADD">
        <w:rPr>
          <w:rFonts w:ascii="Times New Roman" w:eastAsia="Times New Roman" w:hAnsi="Times New Roman" w:cs="Times New Roman"/>
          <w:sz w:val="28"/>
          <w:szCs w:val="28"/>
        </w:rPr>
        <w:t>of a</w:t>
      </w:r>
      <w:r w:rsidR="6338628C" w:rsidRPr="4FDE8ADD">
        <w:rPr>
          <w:rFonts w:ascii="Times New Roman" w:eastAsia="Times New Roman" w:hAnsi="Times New Roman" w:cs="Times New Roman"/>
          <w:sz w:val="28"/>
          <w:szCs w:val="28"/>
        </w:rPr>
        <w:t xml:space="preserve"> healthcare</w:t>
      </w:r>
      <w:r w:rsidR="0D2FDB1B" w:rsidRPr="4FDE8ADD">
        <w:rPr>
          <w:rFonts w:ascii="Times New Roman" w:eastAsia="Times New Roman" w:hAnsi="Times New Roman" w:cs="Times New Roman"/>
          <w:sz w:val="28"/>
          <w:szCs w:val="28"/>
        </w:rPr>
        <w:t xml:space="preserve"> intervention.</w:t>
      </w:r>
      <w:r w:rsidR="4C1BE1ED" w:rsidRPr="4FDE8ADD">
        <w:rPr>
          <w:rFonts w:ascii="Times New Roman" w:eastAsia="Times New Roman" w:hAnsi="Times New Roman" w:cs="Times New Roman"/>
          <w:sz w:val="28"/>
          <w:szCs w:val="28"/>
        </w:rPr>
        <w:t xml:space="preserve"> </w:t>
      </w:r>
      <w:r w:rsidR="7CFD3762" w:rsidRPr="4FDE8ADD">
        <w:rPr>
          <w:rFonts w:ascii="Times New Roman" w:eastAsia="Times New Roman" w:hAnsi="Times New Roman" w:cs="Times New Roman"/>
          <w:sz w:val="28"/>
          <w:szCs w:val="28"/>
        </w:rPr>
        <w:t xml:space="preserve">The formula of QALY is: </w:t>
      </w:r>
    </w:p>
    <w:p w14:paraId="32B12D8F" w14:textId="2632D78B" w:rsidR="4A19CE19" w:rsidRDefault="4A19CE19" w:rsidP="4FDE8ADD">
      <w:pPr>
        <w:spacing w:after="0" w:line="360" w:lineRule="auto"/>
        <w:jc w:val="both"/>
        <w:rPr>
          <w:rFonts w:ascii="Times New Roman" w:eastAsia="Times New Roman" w:hAnsi="Times New Roman" w:cs="Times New Roman"/>
          <w:sz w:val="28"/>
          <w:szCs w:val="28"/>
        </w:rPr>
      </w:pPr>
    </w:p>
    <w:p w14:paraId="3E65B46A" w14:textId="3F0F6D08" w:rsidR="4A19CE19" w:rsidRDefault="4A19CE19" w:rsidP="4FDE8ADD">
      <w:pPr>
        <w:spacing w:after="0" w:line="360" w:lineRule="auto"/>
        <w:jc w:val="center"/>
        <w:rPr>
          <w:rFonts w:ascii="Times New Roman" w:eastAsia="Times New Roman" w:hAnsi="Times New Roman" w:cs="Times New Roman"/>
        </w:rPr>
      </w:pPr>
      <m:oMathPara>
        <m:oMath>
          <m:r>
            <w:rPr>
              <w:rFonts w:ascii="Cambria Math" w:hAnsi="Cambria Math"/>
            </w:rPr>
            <m:t>QALY = </m:t>
          </m:r>
          <m:nary>
            <m:naryPr>
              <m:chr m:val="∑"/>
              <m:ctrlPr>
                <w:rPr>
                  <w:rFonts w:ascii="Cambria Math" w:hAnsi="Cambria Math"/>
                </w:rPr>
              </m:ctrlPr>
            </m:naryPr>
            <m:sub>
              <m:r>
                <w:rPr>
                  <w:rFonts w:ascii="Cambria Math" w:hAnsi="Cambria Math"/>
                </w:rPr>
                <m:t>i = 1</m:t>
              </m:r>
            </m:sub>
            <m:sup>
              <m:r>
                <w:rPr>
                  <w:rFonts w:ascii="Cambria Math" w:hAnsi="Cambria Math"/>
                </w:rPr>
                <m:t>n</m:t>
              </m:r>
            </m:sup>
            <m:e>
              <m:d>
                <m:dPr>
                  <m:ctrlPr>
                    <w:rPr>
                      <w:rFonts w:ascii="Cambria Math" w:hAnsi="Cambria Math"/>
                    </w:rPr>
                  </m:ctrlPr>
                </m:dPr>
                <m:e>
                  <m:r>
                    <w:rPr>
                      <w:rFonts w:ascii="Cambria Math" w:hAnsi="Cambria Math"/>
                    </w:rPr>
                    <m:t>Qi​×Ti​</m:t>
                  </m:r>
                </m:e>
              </m:d>
            </m:e>
          </m:nary>
        </m:oMath>
      </m:oMathPara>
    </w:p>
    <w:p w14:paraId="762BDC9A" w14:textId="058FA360" w:rsidR="4A19CE19" w:rsidRDefault="4A19CE19" w:rsidP="4FDE8ADD">
      <w:pPr>
        <w:spacing w:after="0" w:line="360" w:lineRule="auto"/>
        <w:jc w:val="center"/>
        <w:rPr>
          <w:rFonts w:ascii="Times New Roman" w:eastAsia="Times New Roman" w:hAnsi="Times New Roman" w:cs="Times New Roman"/>
          <w:sz w:val="28"/>
          <w:szCs w:val="28"/>
        </w:rPr>
      </w:pPr>
      <m:oMath>
        <m:r>
          <w:rPr>
            <w:rFonts w:ascii="Cambria Math" w:hAnsi="Cambria Math"/>
          </w:rPr>
          <m:t>Qi </m:t>
        </m:r>
      </m:oMath>
      <w:r w:rsidR="04DE63B0" w:rsidRPr="4FDE8ADD">
        <w:rPr>
          <w:rFonts w:ascii="Times New Roman" w:eastAsia="Times New Roman" w:hAnsi="Times New Roman" w:cs="Times New Roman"/>
          <w:sz w:val="28"/>
          <w:szCs w:val="28"/>
        </w:rPr>
        <w:t>i</w:t>
      </w:r>
      <w:proofErr w:type="spellStart"/>
      <w:r w:rsidR="45193B02" w:rsidRPr="4FDE8ADD">
        <w:rPr>
          <w:rFonts w:ascii="Times New Roman" w:eastAsia="Times New Roman" w:hAnsi="Times New Roman" w:cs="Times New Roman"/>
          <w:sz w:val="28"/>
          <w:szCs w:val="28"/>
        </w:rPr>
        <w:t>s</w:t>
      </w:r>
      <w:proofErr w:type="spellEnd"/>
      <w:r w:rsidR="1B278BCC" w:rsidRPr="4FDE8ADD">
        <w:rPr>
          <w:rFonts w:ascii="Times New Roman" w:eastAsia="Times New Roman" w:hAnsi="Times New Roman" w:cs="Times New Roman"/>
          <w:sz w:val="28"/>
          <w:szCs w:val="28"/>
        </w:rPr>
        <w:t xml:space="preserve"> </w:t>
      </w:r>
      <w:r w:rsidR="45193B02" w:rsidRPr="4FDE8ADD">
        <w:rPr>
          <w:rFonts w:ascii="Times New Roman" w:eastAsia="Times New Roman" w:hAnsi="Times New Roman" w:cs="Times New Roman"/>
          <w:sz w:val="28"/>
          <w:szCs w:val="28"/>
        </w:rPr>
        <w:t>a value between 0 and 1 where 0 refers to death and 1 represents perfect health</w:t>
      </w:r>
    </w:p>
    <w:p w14:paraId="34CE6639" w14:textId="25DF4295" w:rsidR="4A19CE19" w:rsidRDefault="4A19CE19" w:rsidP="4FDE8ADD">
      <w:pPr>
        <w:spacing w:after="0" w:line="360" w:lineRule="auto"/>
        <w:jc w:val="center"/>
        <w:rPr>
          <w:rFonts w:ascii="Times New Roman" w:eastAsia="Times New Roman" w:hAnsi="Times New Roman" w:cs="Times New Roman"/>
          <w:sz w:val="28"/>
          <w:szCs w:val="28"/>
        </w:rPr>
      </w:pPr>
      <m:oMath>
        <m:r>
          <w:rPr>
            <w:rFonts w:ascii="Cambria Math" w:hAnsi="Cambria Math"/>
          </w:rPr>
          <m:t>Ti </m:t>
        </m:r>
      </m:oMath>
      <w:r w:rsidR="46652243" w:rsidRPr="4FDE8ADD">
        <w:rPr>
          <w:rFonts w:ascii="Times New Roman" w:eastAsia="Times New Roman" w:hAnsi="Times New Roman" w:cs="Times New Roman"/>
          <w:sz w:val="28"/>
          <w:szCs w:val="28"/>
        </w:rPr>
        <w:t>is</w:t>
      </w:r>
      <w:r w:rsidR="70FABBC6" w:rsidRPr="4FDE8ADD">
        <w:rPr>
          <w:rFonts w:ascii="Times New Roman" w:eastAsia="Times New Roman" w:hAnsi="Times New Roman" w:cs="Times New Roman"/>
          <w:sz w:val="28"/>
          <w:szCs w:val="28"/>
        </w:rPr>
        <w:t xml:space="preserve"> </w:t>
      </w:r>
      <w:r w:rsidR="46652243" w:rsidRPr="4FDE8ADD">
        <w:rPr>
          <w:rFonts w:ascii="Times New Roman" w:eastAsia="Times New Roman" w:hAnsi="Times New Roman" w:cs="Times New Roman"/>
          <w:sz w:val="28"/>
          <w:szCs w:val="28"/>
        </w:rPr>
        <w:t xml:space="preserve">the number of years with the health state of </w:t>
      </w:r>
      <m:oMath>
        <m:r>
          <w:rPr>
            <w:rFonts w:ascii="Cambria Math" w:hAnsi="Cambria Math"/>
          </w:rPr>
          <m:t>Qi </m:t>
        </m:r>
      </m:oMath>
    </w:p>
    <w:p w14:paraId="65B446F0" w14:textId="3D66F7B3" w:rsidR="4A19CE19" w:rsidRDefault="4A19CE19" w:rsidP="4FDE8ADD">
      <w:pPr>
        <w:spacing w:after="0" w:line="360" w:lineRule="auto"/>
        <w:jc w:val="center"/>
        <w:rPr>
          <w:rFonts w:ascii="Times New Roman" w:eastAsia="Times New Roman" w:hAnsi="Times New Roman" w:cs="Times New Roman"/>
          <w:sz w:val="28"/>
          <w:szCs w:val="28"/>
        </w:rPr>
      </w:pPr>
    </w:p>
    <w:p w14:paraId="651E0341" w14:textId="74C8B1F4" w:rsidR="5CB7513B" w:rsidRDefault="5CB7513B" w:rsidP="4FDE8ADD">
      <w:pPr>
        <w:spacing w:after="0" w:line="360" w:lineRule="auto"/>
        <w:ind w:firstLine="720"/>
        <w:jc w:val="both"/>
        <w:rPr>
          <w:rFonts w:ascii="Times New Roman" w:eastAsia="Times New Roman" w:hAnsi="Times New Roman" w:cs="Times New Roman"/>
          <w:sz w:val="28"/>
          <w:szCs w:val="28"/>
        </w:rPr>
      </w:pPr>
      <w:r w:rsidRPr="4FDE8ADD">
        <w:rPr>
          <w:rFonts w:ascii="Times New Roman" w:eastAsia="Times New Roman" w:hAnsi="Times New Roman" w:cs="Times New Roman"/>
          <w:sz w:val="28"/>
          <w:szCs w:val="28"/>
        </w:rPr>
        <w:t xml:space="preserve">For instance, a QALY </w:t>
      </w:r>
      <w:r w:rsidR="711ED9C5" w:rsidRPr="4FDE8ADD">
        <w:rPr>
          <w:rFonts w:ascii="Times New Roman" w:eastAsia="Times New Roman" w:hAnsi="Times New Roman" w:cs="Times New Roman"/>
          <w:sz w:val="28"/>
          <w:szCs w:val="28"/>
        </w:rPr>
        <w:t xml:space="preserve">value </w:t>
      </w:r>
      <w:r w:rsidRPr="4FDE8ADD">
        <w:rPr>
          <w:rFonts w:ascii="Times New Roman" w:eastAsia="Times New Roman" w:hAnsi="Times New Roman" w:cs="Times New Roman"/>
          <w:sz w:val="28"/>
          <w:szCs w:val="28"/>
        </w:rPr>
        <w:t xml:space="preserve">of 1 represents an additional year lived in perfect health because of an intervention. </w:t>
      </w:r>
    </w:p>
    <w:p w14:paraId="4C6506CA" w14:textId="0EB656C7" w:rsidR="4A19CE19" w:rsidRDefault="4A19CE19" w:rsidP="4FDE8ADD">
      <w:pPr>
        <w:spacing w:after="0" w:line="360" w:lineRule="auto"/>
        <w:jc w:val="both"/>
        <w:rPr>
          <w:rFonts w:ascii="Times New Roman" w:eastAsia="Times New Roman" w:hAnsi="Times New Roman" w:cs="Times New Roman"/>
          <w:sz w:val="28"/>
          <w:szCs w:val="28"/>
        </w:rPr>
      </w:pPr>
    </w:p>
    <w:p w14:paraId="2CBB585D" w14:textId="3DB008C6" w:rsidR="3BDAF8EA" w:rsidRDefault="3BDAF8EA" w:rsidP="4FDE8ADD">
      <w:pPr>
        <w:spacing w:after="0" w:line="360" w:lineRule="auto"/>
        <w:ind w:firstLine="720"/>
        <w:jc w:val="both"/>
        <w:rPr>
          <w:rFonts w:ascii="Times New Roman" w:eastAsia="Times New Roman" w:hAnsi="Times New Roman" w:cs="Times New Roman"/>
          <w:sz w:val="28"/>
          <w:szCs w:val="28"/>
        </w:rPr>
      </w:pPr>
      <w:r w:rsidRPr="4FDE8ADD">
        <w:rPr>
          <w:rFonts w:ascii="Times New Roman" w:eastAsia="Times New Roman" w:hAnsi="Times New Roman" w:cs="Times New Roman"/>
          <w:sz w:val="28"/>
          <w:szCs w:val="28"/>
        </w:rPr>
        <w:t>HSCs measures the costs incurred on the health</w:t>
      </w:r>
      <w:r w:rsidR="734C244E" w:rsidRPr="4FDE8ADD">
        <w:rPr>
          <w:rFonts w:ascii="Times New Roman" w:eastAsia="Times New Roman" w:hAnsi="Times New Roman" w:cs="Times New Roman"/>
          <w:sz w:val="28"/>
          <w:szCs w:val="28"/>
        </w:rPr>
        <w:t>care</w:t>
      </w:r>
      <w:r w:rsidRPr="4FDE8ADD">
        <w:rPr>
          <w:rFonts w:ascii="Times New Roman" w:eastAsia="Times New Roman" w:hAnsi="Times New Roman" w:cs="Times New Roman"/>
          <w:sz w:val="28"/>
          <w:szCs w:val="28"/>
        </w:rPr>
        <w:t xml:space="preserve"> system</w:t>
      </w:r>
      <w:r w:rsidR="3D74E4D2" w:rsidRPr="4FDE8ADD">
        <w:rPr>
          <w:rFonts w:ascii="Times New Roman" w:eastAsia="Times New Roman" w:hAnsi="Times New Roman" w:cs="Times New Roman"/>
          <w:sz w:val="28"/>
          <w:szCs w:val="28"/>
        </w:rPr>
        <w:t>,</w:t>
      </w:r>
      <w:r w:rsidR="181A0BD7" w:rsidRPr="4FDE8ADD">
        <w:rPr>
          <w:rFonts w:ascii="Times New Roman" w:eastAsia="Times New Roman" w:hAnsi="Times New Roman" w:cs="Times New Roman"/>
          <w:sz w:val="28"/>
          <w:szCs w:val="28"/>
        </w:rPr>
        <w:t xml:space="preserve"> caused by a healthcare intervention</w:t>
      </w:r>
      <w:r w:rsidRPr="4FDE8ADD">
        <w:rPr>
          <w:rFonts w:ascii="Times New Roman" w:eastAsia="Times New Roman" w:hAnsi="Times New Roman" w:cs="Times New Roman"/>
          <w:sz w:val="28"/>
          <w:szCs w:val="28"/>
        </w:rPr>
        <w:t>, in</w:t>
      </w:r>
      <w:r w:rsidR="00CA7D43">
        <w:rPr>
          <w:rFonts w:ascii="Times New Roman" w:eastAsia="Times New Roman" w:hAnsi="Times New Roman" w:cs="Times New Roman"/>
          <w:sz w:val="28"/>
          <w:szCs w:val="28"/>
        </w:rPr>
        <w:t xml:space="preserve"> monetary value, </w:t>
      </w:r>
      <w:proofErr w:type="spellStart"/>
      <w:r w:rsidR="00CA7D43">
        <w:rPr>
          <w:rFonts w:ascii="Times New Roman" w:eastAsia="Times New Roman" w:hAnsi="Times New Roman" w:cs="Times New Roman"/>
          <w:sz w:val="28"/>
          <w:szCs w:val="28"/>
        </w:rPr>
        <w:t>ie</w:t>
      </w:r>
      <w:proofErr w:type="spellEnd"/>
      <w:r w:rsidR="00CA7D43">
        <w:rPr>
          <w:rFonts w:ascii="Times New Roman" w:eastAsia="Times New Roman" w:hAnsi="Times New Roman" w:cs="Times New Roman"/>
          <w:sz w:val="28"/>
          <w:szCs w:val="28"/>
        </w:rPr>
        <w:t>. in</w:t>
      </w:r>
      <w:r w:rsidRPr="4FDE8ADD">
        <w:rPr>
          <w:rFonts w:ascii="Times New Roman" w:eastAsia="Times New Roman" w:hAnsi="Times New Roman" w:cs="Times New Roman"/>
          <w:sz w:val="28"/>
          <w:szCs w:val="28"/>
        </w:rPr>
        <w:t xml:space="preserve"> New Zealand Dollars (NZ$)</w:t>
      </w:r>
      <w:r w:rsidR="3E68FAF4" w:rsidRPr="4FDE8ADD">
        <w:rPr>
          <w:rFonts w:ascii="Times New Roman" w:eastAsia="Times New Roman" w:hAnsi="Times New Roman" w:cs="Times New Roman"/>
          <w:sz w:val="28"/>
          <w:szCs w:val="28"/>
        </w:rPr>
        <w:t xml:space="preserve">. A negative HSC </w:t>
      </w:r>
      <w:r w:rsidR="26B221C5" w:rsidRPr="4FDE8ADD">
        <w:rPr>
          <w:rFonts w:ascii="Times New Roman" w:eastAsia="Times New Roman" w:hAnsi="Times New Roman" w:cs="Times New Roman"/>
          <w:sz w:val="28"/>
          <w:szCs w:val="28"/>
        </w:rPr>
        <w:t>refers</w:t>
      </w:r>
      <w:r w:rsidR="3E68FAF4" w:rsidRPr="4FDE8ADD">
        <w:rPr>
          <w:rFonts w:ascii="Times New Roman" w:eastAsia="Times New Roman" w:hAnsi="Times New Roman" w:cs="Times New Roman"/>
          <w:sz w:val="28"/>
          <w:szCs w:val="28"/>
        </w:rPr>
        <w:t xml:space="preserve"> to </w:t>
      </w:r>
      <w:r w:rsidR="7676F63F" w:rsidRPr="4FDE8ADD">
        <w:rPr>
          <w:rFonts w:ascii="Times New Roman" w:eastAsia="Times New Roman" w:hAnsi="Times New Roman" w:cs="Times New Roman"/>
          <w:sz w:val="28"/>
          <w:szCs w:val="28"/>
        </w:rPr>
        <w:t xml:space="preserve">cost savings in a </w:t>
      </w:r>
      <w:r w:rsidR="3E68FAF4" w:rsidRPr="4FDE8ADD">
        <w:rPr>
          <w:rFonts w:ascii="Times New Roman" w:eastAsia="Times New Roman" w:hAnsi="Times New Roman" w:cs="Times New Roman"/>
          <w:sz w:val="28"/>
          <w:szCs w:val="28"/>
        </w:rPr>
        <w:t>health</w:t>
      </w:r>
      <w:r w:rsidR="6B105B49" w:rsidRPr="4FDE8ADD">
        <w:rPr>
          <w:rFonts w:ascii="Times New Roman" w:eastAsia="Times New Roman" w:hAnsi="Times New Roman" w:cs="Times New Roman"/>
          <w:sz w:val="28"/>
          <w:szCs w:val="28"/>
        </w:rPr>
        <w:t>care</w:t>
      </w:r>
      <w:r w:rsidR="3E68FAF4" w:rsidRPr="4FDE8ADD">
        <w:rPr>
          <w:rFonts w:ascii="Times New Roman" w:eastAsia="Times New Roman" w:hAnsi="Times New Roman" w:cs="Times New Roman"/>
          <w:sz w:val="28"/>
          <w:szCs w:val="28"/>
        </w:rPr>
        <w:t xml:space="preserve"> system</w:t>
      </w:r>
      <w:r w:rsidR="590F9EED" w:rsidRPr="4FDE8ADD">
        <w:rPr>
          <w:rFonts w:ascii="Times New Roman" w:eastAsia="Times New Roman" w:hAnsi="Times New Roman" w:cs="Times New Roman"/>
          <w:sz w:val="28"/>
          <w:szCs w:val="28"/>
        </w:rPr>
        <w:t xml:space="preserve">. This is possible when the </w:t>
      </w:r>
      <w:r w:rsidR="0BE9308C" w:rsidRPr="4FDE8ADD">
        <w:rPr>
          <w:rFonts w:ascii="Times New Roman" w:eastAsia="Times New Roman" w:hAnsi="Times New Roman" w:cs="Times New Roman"/>
          <w:sz w:val="28"/>
          <w:szCs w:val="28"/>
        </w:rPr>
        <w:t>health</w:t>
      </w:r>
      <w:r w:rsidR="7A28B6EA" w:rsidRPr="4FDE8ADD">
        <w:rPr>
          <w:rFonts w:ascii="Times New Roman" w:eastAsia="Times New Roman" w:hAnsi="Times New Roman" w:cs="Times New Roman"/>
          <w:sz w:val="28"/>
          <w:szCs w:val="28"/>
        </w:rPr>
        <w:t>care</w:t>
      </w:r>
      <w:r w:rsidR="0BE9308C" w:rsidRPr="4FDE8ADD">
        <w:rPr>
          <w:rFonts w:ascii="Times New Roman" w:eastAsia="Times New Roman" w:hAnsi="Times New Roman" w:cs="Times New Roman"/>
          <w:sz w:val="28"/>
          <w:szCs w:val="28"/>
        </w:rPr>
        <w:t xml:space="preserve"> intervention </w:t>
      </w:r>
      <w:r w:rsidR="59489710" w:rsidRPr="4FDE8ADD">
        <w:rPr>
          <w:rFonts w:ascii="Times New Roman" w:eastAsia="Times New Roman" w:hAnsi="Times New Roman" w:cs="Times New Roman"/>
          <w:sz w:val="28"/>
          <w:szCs w:val="28"/>
        </w:rPr>
        <w:t>improv</w:t>
      </w:r>
      <w:r w:rsidR="38157EBA" w:rsidRPr="4FDE8ADD">
        <w:rPr>
          <w:rFonts w:ascii="Times New Roman" w:eastAsia="Times New Roman" w:hAnsi="Times New Roman" w:cs="Times New Roman"/>
          <w:sz w:val="28"/>
          <w:szCs w:val="28"/>
        </w:rPr>
        <w:t xml:space="preserve">es </w:t>
      </w:r>
      <w:r w:rsidR="0BE9308C" w:rsidRPr="4FDE8ADD">
        <w:rPr>
          <w:rFonts w:ascii="Times New Roman" w:eastAsia="Times New Roman" w:hAnsi="Times New Roman" w:cs="Times New Roman"/>
          <w:sz w:val="28"/>
          <w:szCs w:val="28"/>
        </w:rPr>
        <w:t>population health and allevia</w:t>
      </w:r>
      <w:r w:rsidR="1DEE09B4" w:rsidRPr="4FDE8ADD">
        <w:rPr>
          <w:rFonts w:ascii="Times New Roman" w:eastAsia="Times New Roman" w:hAnsi="Times New Roman" w:cs="Times New Roman"/>
          <w:sz w:val="28"/>
          <w:szCs w:val="28"/>
        </w:rPr>
        <w:t xml:space="preserve">tes </w:t>
      </w:r>
      <w:r w:rsidR="0BE9308C" w:rsidRPr="4FDE8ADD">
        <w:rPr>
          <w:rFonts w:ascii="Times New Roman" w:eastAsia="Times New Roman" w:hAnsi="Times New Roman" w:cs="Times New Roman"/>
          <w:sz w:val="28"/>
          <w:szCs w:val="28"/>
        </w:rPr>
        <w:t>the pressure on the health</w:t>
      </w:r>
      <w:r w:rsidR="38BD072A" w:rsidRPr="4FDE8ADD">
        <w:rPr>
          <w:rFonts w:ascii="Times New Roman" w:eastAsia="Times New Roman" w:hAnsi="Times New Roman" w:cs="Times New Roman"/>
          <w:sz w:val="28"/>
          <w:szCs w:val="28"/>
        </w:rPr>
        <w:t>care</w:t>
      </w:r>
      <w:r w:rsidR="1CA60326" w:rsidRPr="4FDE8ADD">
        <w:rPr>
          <w:rFonts w:ascii="Times New Roman" w:eastAsia="Times New Roman" w:hAnsi="Times New Roman" w:cs="Times New Roman"/>
          <w:sz w:val="28"/>
          <w:szCs w:val="28"/>
        </w:rPr>
        <w:t xml:space="preserve"> system</w:t>
      </w:r>
      <w:r w:rsidR="2DC564BC" w:rsidRPr="4FDE8ADD">
        <w:rPr>
          <w:rFonts w:ascii="Times New Roman" w:eastAsia="Times New Roman" w:hAnsi="Times New Roman" w:cs="Times New Roman"/>
          <w:sz w:val="28"/>
          <w:szCs w:val="28"/>
        </w:rPr>
        <w:t>.</w:t>
      </w:r>
      <w:r w:rsidR="1CA60326" w:rsidRPr="4FDE8ADD">
        <w:rPr>
          <w:rFonts w:ascii="Times New Roman" w:eastAsia="Times New Roman" w:hAnsi="Times New Roman" w:cs="Times New Roman"/>
          <w:sz w:val="28"/>
          <w:szCs w:val="28"/>
        </w:rPr>
        <w:t xml:space="preserve"> </w:t>
      </w:r>
      <w:r w:rsidR="1EA75999" w:rsidRPr="4FDE8ADD">
        <w:rPr>
          <w:rFonts w:ascii="Times New Roman" w:eastAsia="Times New Roman" w:hAnsi="Times New Roman" w:cs="Times New Roman"/>
          <w:sz w:val="28"/>
          <w:szCs w:val="28"/>
        </w:rPr>
        <w:t>This results</w:t>
      </w:r>
      <w:r w:rsidR="1CA60326" w:rsidRPr="4FDE8ADD">
        <w:rPr>
          <w:rFonts w:ascii="Times New Roman" w:eastAsia="Times New Roman" w:hAnsi="Times New Roman" w:cs="Times New Roman"/>
          <w:sz w:val="28"/>
          <w:szCs w:val="28"/>
        </w:rPr>
        <w:t xml:space="preserve"> in the health</w:t>
      </w:r>
      <w:r w:rsidR="74E78487" w:rsidRPr="4FDE8ADD">
        <w:rPr>
          <w:rFonts w:ascii="Times New Roman" w:eastAsia="Times New Roman" w:hAnsi="Times New Roman" w:cs="Times New Roman"/>
          <w:sz w:val="28"/>
          <w:szCs w:val="28"/>
        </w:rPr>
        <w:t>care</w:t>
      </w:r>
      <w:r w:rsidR="1CA60326" w:rsidRPr="4FDE8ADD">
        <w:rPr>
          <w:rFonts w:ascii="Times New Roman" w:eastAsia="Times New Roman" w:hAnsi="Times New Roman" w:cs="Times New Roman"/>
          <w:sz w:val="28"/>
          <w:szCs w:val="28"/>
        </w:rPr>
        <w:t xml:space="preserve"> syst</w:t>
      </w:r>
      <w:r w:rsidR="720A9EC5" w:rsidRPr="4FDE8ADD">
        <w:rPr>
          <w:rFonts w:ascii="Times New Roman" w:eastAsia="Times New Roman" w:hAnsi="Times New Roman" w:cs="Times New Roman"/>
          <w:sz w:val="28"/>
          <w:szCs w:val="28"/>
        </w:rPr>
        <w:t xml:space="preserve">em incurring lower costs than </w:t>
      </w:r>
      <w:r w:rsidR="284247C8" w:rsidRPr="4FDE8ADD">
        <w:rPr>
          <w:rFonts w:ascii="Times New Roman" w:eastAsia="Times New Roman" w:hAnsi="Times New Roman" w:cs="Times New Roman"/>
          <w:sz w:val="28"/>
          <w:szCs w:val="28"/>
        </w:rPr>
        <w:t xml:space="preserve">when </w:t>
      </w:r>
      <w:r w:rsidR="720A9EC5" w:rsidRPr="4FDE8ADD">
        <w:rPr>
          <w:rFonts w:ascii="Times New Roman" w:eastAsia="Times New Roman" w:hAnsi="Times New Roman" w:cs="Times New Roman"/>
          <w:sz w:val="28"/>
          <w:szCs w:val="28"/>
        </w:rPr>
        <w:t xml:space="preserve">in the absence of an intervention. A positive HSC </w:t>
      </w:r>
      <w:r w:rsidR="5CD540CC" w:rsidRPr="4FDE8ADD">
        <w:rPr>
          <w:rFonts w:ascii="Times New Roman" w:eastAsia="Times New Roman" w:hAnsi="Times New Roman" w:cs="Times New Roman"/>
          <w:sz w:val="28"/>
          <w:szCs w:val="28"/>
        </w:rPr>
        <w:t>correlates to additional costs being incurred by the health</w:t>
      </w:r>
      <w:r w:rsidR="0A52CAFF" w:rsidRPr="4FDE8ADD">
        <w:rPr>
          <w:rFonts w:ascii="Times New Roman" w:eastAsia="Times New Roman" w:hAnsi="Times New Roman" w:cs="Times New Roman"/>
          <w:sz w:val="28"/>
          <w:szCs w:val="28"/>
        </w:rPr>
        <w:t>care</w:t>
      </w:r>
      <w:r w:rsidR="5CD540CC" w:rsidRPr="4FDE8ADD">
        <w:rPr>
          <w:rFonts w:ascii="Times New Roman" w:eastAsia="Times New Roman" w:hAnsi="Times New Roman" w:cs="Times New Roman"/>
          <w:sz w:val="28"/>
          <w:szCs w:val="28"/>
        </w:rPr>
        <w:t xml:space="preserve"> system, with the presence of</w:t>
      </w:r>
      <w:r w:rsidR="6AFF45AD" w:rsidRPr="4FDE8ADD">
        <w:rPr>
          <w:rFonts w:ascii="Times New Roman" w:eastAsia="Times New Roman" w:hAnsi="Times New Roman" w:cs="Times New Roman"/>
          <w:sz w:val="28"/>
          <w:szCs w:val="28"/>
        </w:rPr>
        <w:t xml:space="preserve"> the</w:t>
      </w:r>
      <w:r w:rsidR="5CD540CC" w:rsidRPr="4FDE8ADD">
        <w:rPr>
          <w:rFonts w:ascii="Times New Roman" w:eastAsia="Times New Roman" w:hAnsi="Times New Roman" w:cs="Times New Roman"/>
          <w:sz w:val="28"/>
          <w:szCs w:val="28"/>
        </w:rPr>
        <w:t xml:space="preserve"> healthcare intervention.</w:t>
      </w:r>
      <w:r w:rsidR="210698ED" w:rsidRPr="4FDE8ADD">
        <w:rPr>
          <w:rFonts w:ascii="Times New Roman" w:eastAsia="Times New Roman" w:hAnsi="Times New Roman" w:cs="Times New Roman"/>
          <w:sz w:val="28"/>
          <w:szCs w:val="28"/>
        </w:rPr>
        <w:t xml:space="preserve"> </w:t>
      </w:r>
      <w:r w:rsidR="65BC777C" w:rsidRPr="4FDE8ADD">
        <w:rPr>
          <w:rFonts w:ascii="Times New Roman" w:eastAsia="Times New Roman" w:hAnsi="Times New Roman" w:cs="Times New Roman"/>
          <w:sz w:val="28"/>
          <w:szCs w:val="28"/>
        </w:rPr>
        <w:t xml:space="preserve">This </w:t>
      </w:r>
      <w:r w:rsidR="3B2EED39" w:rsidRPr="4FDE8ADD">
        <w:rPr>
          <w:rFonts w:ascii="Times New Roman" w:eastAsia="Times New Roman" w:hAnsi="Times New Roman" w:cs="Times New Roman"/>
          <w:sz w:val="28"/>
          <w:szCs w:val="28"/>
        </w:rPr>
        <w:t>happens when the</w:t>
      </w:r>
      <w:r w:rsidR="19322C51" w:rsidRPr="4FDE8ADD">
        <w:rPr>
          <w:rFonts w:ascii="Times New Roman" w:eastAsia="Times New Roman" w:hAnsi="Times New Roman" w:cs="Times New Roman"/>
          <w:sz w:val="28"/>
          <w:szCs w:val="28"/>
        </w:rPr>
        <w:t xml:space="preserve"> administration costs </w:t>
      </w:r>
      <w:r w:rsidR="5B3742E2" w:rsidRPr="4FDE8ADD">
        <w:rPr>
          <w:rFonts w:ascii="Times New Roman" w:eastAsia="Times New Roman" w:hAnsi="Times New Roman" w:cs="Times New Roman"/>
          <w:sz w:val="28"/>
          <w:szCs w:val="28"/>
        </w:rPr>
        <w:t xml:space="preserve">of the intervention </w:t>
      </w:r>
      <w:r w:rsidR="19322C51" w:rsidRPr="4FDE8ADD">
        <w:rPr>
          <w:rFonts w:ascii="Times New Roman" w:eastAsia="Times New Roman" w:hAnsi="Times New Roman" w:cs="Times New Roman"/>
          <w:sz w:val="28"/>
          <w:szCs w:val="28"/>
        </w:rPr>
        <w:t xml:space="preserve">or </w:t>
      </w:r>
      <w:r w:rsidR="5D781540" w:rsidRPr="4FDE8ADD">
        <w:rPr>
          <w:rFonts w:ascii="Times New Roman" w:eastAsia="Times New Roman" w:hAnsi="Times New Roman" w:cs="Times New Roman"/>
          <w:sz w:val="28"/>
          <w:szCs w:val="28"/>
        </w:rPr>
        <w:t xml:space="preserve">the </w:t>
      </w:r>
      <w:r w:rsidR="19322C51" w:rsidRPr="4FDE8ADD">
        <w:rPr>
          <w:rFonts w:ascii="Times New Roman" w:eastAsia="Times New Roman" w:hAnsi="Times New Roman" w:cs="Times New Roman"/>
          <w:sz w:val="28"/>
          <w:szCs w:val="28"/>
        </w:rPr>
        <w:t>decrease in government revenue</w:t>
      </w:r>
      <w:r w:rsidR="181D0C78" w:rsidRPr="4FDE8ADD">
        <w:rPr>
          <w:rFonts w:ascii="Times New Roman" w:eastAsia="Times New Roman" w:hAnsi="Times New Roman" w:cs="Times New Roman"/>
          <w:sz w:val="28"/>
          <w:szCs w:val="28"/>
        </w:rPr>
        <w:t xml:space="preserve"> because of the intervention</w:t>
      </w:r>
      <w:r w:rsidR="3D91C687" w:rsidRPr="4FDE8ADD">
        <w:rPr>
          <w:rFonts w:ascii="Times New Roman" w:eastAsia="Times New Roman" w:hAnsi="Times New Roman" w:cs="Times New Roman"/>
          <w:sz w:val="28"/>
          <w:szCs w:val="28"/>
        </w:rPr>
        <w:t xml:space="preserve"> </w:t>
      </w:r>
      <w:r w:rsidR="19322C51" w:rsidRPr="4FDE8ADD">
        <w:rPr>
          <w:rFonts w:ascii="Times New Roman" w:eastAsia="Times New Roman" w:hAnsi="Times New Roman" w:cs="Times New Roman"/>
          <w:sz w:val="28"/>
          <w:szCs w:val="28"/>
        </w:rPr>
        <w:t>outweighs the cost savings from the improvement of population health.</w:t>
      </w:r>
    </w:p>
    <w:p w14:paraId="0FCB2B1F" w14:textId="579A6B20" w:rsidR="4A19CE19" w:rsidRDefault="4A19CE19" w:rsidP="4FDE8ADD">
      <w:pPr>
        <w:spacing w:after="0" w:line="360" w:lineRule="auto"/>
        <w:jc w:val="both"/>
        <w:rPr>
          <w:rFonts w:ascii="Times New Roman" w:eastAsia="Times New Roman" w:hAnsi="Times New Roman" w:cs="Times New Roman"/>
          <w:sz w:val="28"/>
          <w:szCs w:val="28"/>
        </w:rPr>
      </w:pPr>
    </w:p>
    <w:p w14:paraId="0A5BBA3A" w14:textId="3CEC83D6" w:rsidR="1D690B8B" w:rsidRDefault="417238BF" w:rsidP="5267A4FF">
      <w:pPr>
        <w:spacing w:after="0" w:line="360" w:lineRule="auto"/>
        <w:ind w:firstLine="720"/>
        <w:jc w:val="both"/>
        <w:rPr>
          <w:rFonts w:ascii="Times New Roman" w:eastAsia="Times New Roman" w:hAnsi="Times New Roman" w:cs="Times New Roman"/>
          <w:sz w:val="28"/>
          <w:szCs w:val="28"/>
        </w:rPr>
      </w:pPr>
      <w:r w:rsidRPr="249A6E87">
        <w:rPr>
          <w:rFonts w:ascii="Times New Roman" w:eastAsia="Times New Roman" w:hAnsi="Times New Roman" w:cs="Times New Roman"/>
          <w:sz w:val="28"/>
          <w:szCs w:val="28"/>
        </w:rPr>
        <w:t>To investigate population health, health economics examines behaviours that influence health outcomes, such as smoking, diabetes, substance use, and obesity, among others. This research concentrates on the domain of smoking.</w:t>
      </w:r>
      <w:r w:rsidR="5B30DBB0" w:rsidRPr="249A6E87">
        <w:rPr>
          <w:rFonts w:ascii="Times New Roman" w:eastAsia="Times New Roman" w:hAnsi="Times New Roman" w:cs="Times New Roman"/>
          <w:sz w:val="28"/>
          <w:szCs w:val="28"/>
        </w:rPr>
        <w:t xml:space="preserve"> </w:t>
      </w:r>
      <w:r w:rsidR="2B73AC23" w:rsidRPr="249A6E87">
        <w:rPr>
          <w:rFonts w:ascii="Times New Roman" w:eastAsia="Times New Roman" w:hAnsi="Times New Roman" w:cs="Times New Roman"/>
          <w:sz w:val="28"/>
          <w:szCs w:val="28"/>
        </w:rPr>
        <w:t>Smoking is a leading cause of mortality globally and contributes significantly to a range of severe health conditions, including cardiovascular diseases, lung cancer, and fertility complications, among other adverse outcomes.</w:t>
      </w:r>
      <w:r w:rsidR="70ED4A2B" w:rsidRPr="249A6E87">
        <w:rPr>
          <w:rFonts w:ascii="Times New Roman" w:eastAsia="Times New Roman" w:hAnsi="Times New Roman" w:cs="Times New Roman"/>
          <w:sz w:val="28"/>
          <w:szCs w:val="28"/>
        </w:rPr>
        <w:t xml:space="preserve"> </w:t>
      </w:r>
      <w:r w:rsidR="5B30DBB0" w:rsidRPr="249A6E87">
        <w:rPr>
          <w:rFonts w:ascii="Times New Roman" w:eastAsia="Times New Roman" w:hAnsi="Times New Roman" w:cs="Times New Roman"/>
          <w:sz w:val="28"/>
          <w:szCs w:val="28"/>
        </w:rPr>
        <w:t>In</w:t>
      </w:r>
      <w:r w:rsidRPr="249A6E87">
        <w:rPr>
          <w:rFonts w:ascii="Times New Roman" w:eastAsia="Times New Roman" w:hAnsi="Times New Roman" w:cs="Times New Roman"/>
          <w:sz w:val="28"/>
          <w:szCs w:val="28"/>
        </w:rPr>
        <w:t xml:space="preserve"> </w:t>
      </w:r>
      <w:r w:rsidR="013330A3" w:rsidRPr="249A6E87">
        <w:rPr>
          <w:rFonts w:ascii="Times New Roman" w:eastAsia="Times New Roman" w:hAnsi="Times New Roman" w:cs="Times New Roman"/>
          <w:sz w:val="28"/>
          <w:szCs w:val="28"/>
        </w:rPr>
        <w:t>2021, it was estimated that tobacco</w:t>
      </w:r>
      <w:r w:rsidR="77E21498" w:rsidRPr="249A6E87">
        <w:rPr>
          <w:rFonts w:ascii="Times New Roman" w:eastAsia="Times New Roman" w:hAnsi="Times New Roman" w:cs="Times New Roman"/>
          <w:sz w:val="28"/>
          <w:szCs w:val="28"/>
        </w:rPr>
        <w:t xml:space="preserve"> smoking</w:t>
      </w:r>
      <w:r w:rsidR="013330A3" w:rsidRPr="249A6E87">
        <w:rPr>
          <w:rFonts w:ascii="Times New Roman" w:eastAsia="Times New Roman" w:hAnsi="Times New Roman" w:cs="Times New Roman"/>
          <w:sz w:val="28"/>
          <w:szCs w:val="28"/>
        </w:rPr>
        <w:t xml:space="preserve"> was the </w:t>
      </w:r>
      <w:r w:rsidR="7ACDA683" w:rsidRPr="249A6E87">
        <w:rPr>
          <w:rFonts w:ascii="Times New Roman" w:eastAsia="Times New Roman" w:hAnsi="Times New Roman" w:cs="Times New Roman"/>
          <w:sz w:val="28"/>
          <w:szCs w:val="28"/>
        </w:rPr>
        <w:t>second</w:t>
      </w:r>
      <w:r w:rsidR="013330A3" w:rsidRPr="249A6E87">
        <w:rPr>
          <w:rFonts w:ascii="Times New Roman" w:eastAsia="Times New Roman" w:hAnsi="Times New Roman" w:cs="Times New Roman"/>
          <w:sz w:val="28"/>
          <w:szCs w:val="28"/>
        </w:rPr>
        <w:t xml:space="preserve"> highest risk factor driving the most deaths and disability combined in New Zealand</w:t>
      </w:r>
      <w:commentRangeStart w:id="12"/>
      <w:r w:rsidR="013330A3" w:rsidRPr="249A6E87">
        <w:rPr>
          <w:rFonts w:ascii="Times New Roman" w:eastAsia="Times New Roman" w:hAnsi="Times New Roman" w:cs="Times New Roman"/>
          <w:sz w:val="28"/>
          <w:szCs w:val="28"/>
        </w:rPr>
        <w:t>.</w:t>
      </w:r>
      <w:commentRangeEnd w:id="12"/>
      <w:r>
        <w:rPr>
          <w:rStyle w:val="CommentReference"/>
        </w:rPr>
        <w:commentReference w:id="12"/>
      </w:r>
      <w:r w:rsidR="0F94B4B8" w:rsidRPr="249A6E87">
        <w:rPr>
          <w:rFonts w:ascii="Times New Roman" w:eastAsia="Times New Roman" w:hAnsi="Times New Roman" w:cs="Times New Roman"/>
          <w:sz w:val="28"/>
          <w:szCs w:val="28"/>
        </w:rPr>
        <w:t xml:space="preserve"> </w:t>
      </w:r>
      <w:r w:rsidR="39BBD062" w:rsidRPr="249A6E87">
        <w:rPr>
          <w:rFonts w:ascii="Times New Roman" w:eastAsia="Times New Roman" w:hAnsi="Times New Roman" w:cs="Times New Roman"/>
          <w:sz w:val="28"/>
          <w:szCs w:val="28"/>
        </w:rPr>
        <w:t>Tobacco</w:t>
      </w:r>
      <w:r w:rsidR="1D4ECA06" w:rsidRPr="249A6E87">
        <w:rPr>
          <w:rFonts w:ascii="Times New Roman" w:eastAsia="Times New Roman" w:hAnsi="Times New Roman" w:cs="Times New Roman"/>
          <w:sz w:val="28"/>
          <w:szCs w:val="28"/>
        </w:rPr>
        <w:t xml:space="preserve"> smoking</w:t>
      </w:r>
      <w:r w:rsidR="39BBD062" w:rsidRPr="249A6E87">
        <w:rPr>
          <w:rFonts w:ascii="Times New Roman" w:eastAsia="Times New Roman" w:hAnsi="Times New Roman" w:cs="Times New Roman"/>
          <w:sz w:val="28"/>
          <w:szCs w:val="28"/>
        </w:rPr>
        <w:t xml:space="preserve"> was responsible for </w:t>
      </w:r>
      <w:r w:rsidR="126D86A6" w:rsidRPr="249A6E87">
        <w:rPr>
          <w:rFonts w:ascii="Times New Roman" w:eastAsia="Times New Roman" w:hAnsi="Times New Roman" w:cs="Times New Roman"/>
          <w:sz w:val="28"/>
          <w:szCs w:val="28"/>
        </w:rPr>
        <w:t>a</w:t>
      </w:r>
      <w:r w:rsidR="674212F3" w:rsidRPr="249A6E87">
        <w:rPr>
          <w:rFonts w:ascii="Times New Roman" w:eastAsia="Times New Roman" w:hAnsi="Times New Roman" w:cs="Times New Roman"/>
          <w:sz w:val="28"/>
          <w:szCs w:val="28"/>
        </w:rPr>
        <w:t>pproximately 3,600</w:t>
      </w:r>
      <w:r w:rsidR="39BBD062" w:rsidRPr="249A6E87">
        <w:rPr>
          <w:rFonts w:ascii="Times New Roman" w:eastAsia="Times New Roman" w:hAnsi="Times New Roman" w:cs="Times New Roman"/>
          <w:sz w:val="28"/>
          <w:szCs w:val="28"/>
        </w:rPr>
        <w:t xml:space="preserve"> deaths, which is about 21.6% of total deaths</w:t>
      </w:r>
      <w:r w:rsidR="47AF2E15" w:rsidRPr="249A6E87">
        <w:rPr>
          <w:rFonts w:ascii="Times New Roman" w:eastAsia="Times New Roman" w:hAnsi="Times New Roman" w:cs="Times New Roman"/>
          <w:sz w:val="28"/>
          <w:szCs w:val="28"/>
        </w:rPr>
        <w:t xml:space="preserve"> in New Zealand</w:t>
      </w:r>
      <w:commentRangeStart w:id="13"/>
      <w:r w:rsidR="69A66833" w:rsidRPr="249A6E87">
        <w:rPr>
          <w:rFonts w:ascii="Times New Roman" w:eastAsia="Times New Roman" w:hAnsi="Times New Roman" w:cs="Times New Roman"/>
          <w:sz w:val="28"/>
          <w:szCs w:val="28"/>
        </w:rPr>
        <w:t>.</w:t>
      </w:r>
      <w:commentRangeEnd w:id="13"/>
      <w:r>
        <w:rPr>
          <w:rStyle w:val="CommentReference"/>
        </w:rPr>
        <w:commentReference w:id="13"/>
      </w:r>
      <w:r w:rsidR="69A66833" w:rsidRPr="249A6E87">
        <w:rPr>
          <w:rFonts w:ascii="Times New Roman" w:eastAsia="Times New Roman" w:hAnsi="Times New Roman" w:cs="Times New Roman"/>
          <w:sz w:val="28"/>
          <w:szCs w:val="28"/>
        </w:rPr>
        <w:t xml:space="preserve"> </w:t>
      </w:r>
      <w:r w:rsidR="261519B8" w:rsidRPr="249A6E87">
        <w:rPr>
          <w:rFonts w:ascii="Times New Roman" w:eastAsia="Times New Roman" w:hAnsi="Times New Roman" w:cs="Times New Roman"/>
          <w:sz w:val="28"/>
          <w:szCs w:val="28"/>
        </w:rPr>
        <w:t xml:space="preserve">In line with New Zealand’s </w:t>
      </w:r>
      <w:r w:rsidR="47DB3711" w:rsidRPr="249A6E87">
        <w:rPr>
          <w:rFonts w:ascii="Times New Roman" w:eastAsia="Times New Roman" w:hAnsi="Times New Roman" w:cs="Times New Roman"/>
          <w:sz w:val="28"/>
          <w:szCs w:val="28"/>
        </w:rPr>
        <w:t>goals of eradicating smoking, various</w:t>
      </w:r>
      <w:r w:rsidR="261519B8" w:rsidRPr="249A6E87">
        <w:rPr>
          <w:rFonts w:ascii="Times New Roman" w:eastAsia="Times New Roman" w:hAnsi="Times New Roman" w:cs="Times New Roman"/>
          <w:sz w:val="28"/>
          <w:szCs w:val="28"/>
        </w:rPr>
        <w:t xml:space="preserve"> </w:t>
      </w:r>
      <w:r w:rsidR="5918EFC8" w:rsidRPr="249A6E87">
        <w:rPr>
          <w:rFonts w:ascii="Times New Roman" w:eastAsia="Times New Roman" w:hAnsi="Times New Roman" w:cs="Times New Roman"/>
          <w:sz w:val="28"/>
          <w:szCs w:val="28"/>
        </w:rPr>
        <w:t>t</w:t>
      </w:r>
      <w:r w:rsidR="261519B8" w:rsidRPr="249A6E87">
        <w:rPr>
          <w:rFonts w:ascii="Times New Roman" w:eastAsia="Times New Roman" w:hAnsi="Times New Roman" w:cs="Times New Roman"/>
          <w:sz w:val="28"/>
          <w:szCs w:val="28"/>
        </w:rPr>
        <w:t>obacco</w:t>
      </w:r>
      <w:r w:rsidR="2C7E78C4" w:rsidRPr="249A6E87">
        <w:rPr>
          <w:rFonts w:ascii="Times New Roman" w:eastAsia="Times New Roman" w:hAnsi="Times New Roman" w:cs="Times New Roman"/>
          <w:sz w:val="28"/>
          <w:szCs w:val="28"/>
        </w:rPr>
        <w:t>-related</w:t>
      </w:r>
      <w:r w:rsidR="261519B8" w:rsidRPr="249A6E87">
        <w:rPr>
          <w:rFonts w:ascii="Times New Roman" w:eastAsia="Times New Roman" w:hAnsi="Times New Roman" w:cs="Times New Roman"/>
          <w:sz w:val="28"/>
          <w:szCs w:val="28"/>
        </w:rPr>
        <w:t xml:space="preserve"> interventions have been </w:t>
      </w:r>
      <w:r w:rsidR="2CF8E9F5" w:rsidRPr="249A6E87">
        <w:rPr>
          <w:rFonts w:ascii="Times New Roman" w:eastAsia="Times New Roman" w:hAnsi="Times New Roman" w:cs="Times New Roman"/>
          <w:sz w:val="28"/>
          <w:szCs w:val="28"/>
        </w:rPr>
        <w:t>modelled,</w:t>
      </w:r>
      <w:r w:rsidR="4AD4486F" w:rsidRPr="249A6E87">
        <w:rPr>
          <w:rFonts w:ascii="Times New Roman" w:eastAsia="Times New Roman" w:hAnsi="Times New Roman" w:cs="Times New Roman"/>
          <w:sz w:val="28"/>
          <w:szCs w:val="28"/>
        </w:rPr>
        <w:t xml:space="preserve"> and the effects of these interventions have been investigated. These interventions</w:t>
      </w:r>
      <w:r w:rsidR="261519B8" w:rsidRPr="249A6E87">
        <w:rPr>
          <w:rFonts w:ascii="Times New Roman" w:eastAsia="Times New Roman" w:hAnsi="Times New Roman" w:cs="Times New Roman"/>
          <w:sz w:val="28"/>
          <w:szCs w:val="28"/>
        </w:rPr>
        <w:t xml:space="preserve"> include: (1) Tobacco Tax Increase, (2) Tobacco Free Generation, (3) Outlet Reduction, (4) Sinking Lid, (5) Combination of multiple interventions, amongst others</w:t>
      </w:r>
      <w:commentRangeStart w:id="14"/>
      <w:commentRangeStart w:id="15"/>
      <w:r w:rsidR="261519B8" w:rsidRPr="249A6E87">
        <w:rPr>
          <w:sz w:val="28"/>
          <w:szCs w:val="28"/>
        </w:rPr>
        <w:t>.</w:t>
      </w:r>
      <w:commentRangeEnd w:id="14"/>
      <w:r>
        <w:rPr>
          <w:rStyle w:val="CommentReference"/>
        </w:rPr>
        <w:commentReference w:id="14"/>
      </w:r>
      <w:commentRangeEnd w:id="15"/>
      <w:r>
        <w:rPr>
          <w:rStyle w:val="CommentReference"/>
        </w:rPr>
        <w:commentReference w:id="15"/>
      </w:r>
      <w:r w:rsidR="0C9AE47C" w:rsidRPr="249A6E87">
        <w:rPr>
          <w:sz w:val="28"/>
          <w:szCs w:val="28"/>
        </w:rPr>
        <w:t xml:space="preserve"> </w:t>
      </w:r>
      <w:r w:rsidR="0C9AE47C" w:rsidRPr="249A6E87">
        <w:rPr>
          <w:rFonts w:ascii="Times New Roman" w:eastAsia="Times New Roman" w:hAnsi="Times New Roman" w:cs="Times New Roman"/>
          <w:sz w:val="28"/>
          <w:szCs w:val="28"/>
        </w:rPr>
        <w:t xml:space="preserve">This </w:t>
      </w:r>
      <w:r w:rsidR="6C3AD595" w:rsidRPr="249A6E87">
        <w:rPr>
          <w:rFonts w:ascii="Times New Roman" w:eastAsia="Times New Roman" w:hAnsi="Times New Roman" w:cs="Times New Roman"/>
          <w:sz w:val="28"/>
          <w:szCs w:val="28"/>
        </w:rPr>
        <w:t xml:space="preserve">research will focus on the effects of legalising domestic sale of vape. </w:t>
      </w:r>
    </w:p>
    <w:p w14:paraId="10692B1F" w14:textId="21C9416E" w:rsidR="4A19CE19" w:rsidRDefault="4A19CE19" w:rsidP="4FDE8ADD">
      <w:pPr>
        <w:spacing w:line="360" w:lineRule="auto"/>
        <w:jc w:val="both"/>
        <w:rPr>
          <w:rFonts w:ascii="Times New Roman" w:eastAsia="Times New Roman" w:hAnsi="Times New Roman" w:cs="Times New Roman"/>
        </w:rPr>
      </w:pPr>
    </w:p>
    <w:p w14:paraId="12C0A567" w14:textId="7F43DCFC" w:rsidR="08106FDA" w:rsidRDefault="08106FDA" w:rsidP="4FDE8ADD">
      <w:pPr>
        <w:pStyle w:val="ListParagraph"/>
        <w:numPr>
          <w:ilvl w:val="1"/>
          <w:numId w:val="4"/>
        </w:numPr>
        <w:spacing w:after="0" w:line="360" w:lineRule="auto"/>
        <w:jc w:val="both"/>
        <w:rPr>
          <w:rFonts w:ascii="Times New Roman" w:eastAsia="Times New Roman" w:hAnsi="Times New Roman" w:cs="Times New Roman"/>
          <w:b/>
          <w:bCs/>
          <w:sz w:val="28"/>
          <w:szCs w:val="28"/>
        </w:rPr>
      </w:pPr>
      <w:r w:rsidRPr="4FDE8ADD">
        <w:rPr>
          <w:rFonts w:ascii="Times New Roman" w:eastAsia="Times New Roman" w:hAnsi="Times New Roman" w:cs="Times New Roman"/>
          <w:b/>
          <w:bCs/>
          <w:sz w:val="28"/>
          <w:szCs w:val="28"/>
        </w:rPr>
        <w:t>Legalising Domestic Sale of Vape</w:t>
      </w:r>
    </w:p>
    <w:p w14:paraId="0610F5A8" w14:textId="6B9B3B52" w:rsidR="28920CC4" w:rsidRDefault="28920CC4" w:rsidP="5267A4FF">
      <w:pPr>
        <w:spacing w:after="0" w:line="360" w:lineRule="auto"/>
        <w:ind w:firstLine="720"/>
        <w:jc w:val="both"/>
        <w:rPr>
          <w:rFonts w:ascii="Times New Roman" w:eastAsia="Times New Roman" w:hAnsi="Times New Roman" w:cs="Times New Roman"/>
          <w:sz w:val="28"/>
          <w:szCs w:val="28"/>
        </w:rPr>
      </w:pPr>
      <w:r w:rsidRPr="249A6E87">
        <w:rPr>
          <w:rFonts w:ascii="Times New Roman" w:eastAsia="Times New Roman" w:hAnsi="Times New Roman" w:cs="Times New Roman"/>
          <w:sz w:val="28"/>
          <w:szCs w:val="28"/>
        </w:rPr>
        <w:t xml:space="preserve">Electronic cigarettes or vape were invented in </w:t>
      </w:r>
      <w:r w:rsidR="6DD6FA9D" w:rsidRPr="249A6E87">
        <w:rPr>
          <w:rFonts w:ascii="Times New Roman" w:eastAsia="Times New Roman" w:hAnsi="Times New Roman" w:cs="Times New Roman"/>
          <w:sz w:val="28"/>
          <w:szCs w:val="28"/>
        </w:rPr>
        <w:t>2003 and</w:t>
      </w:r>
      <w:r w:rsidRPr="249A6E87">
        <w:rPr>
          <w:rFonts w:ascii="Times New Roman" w:eastAsia="Times New Roman" w:hAnsi="Times New Roman" w:cs="Times New Roman"/>
          <w:sz w:val="28"/>
          <w:szCs w:val="28"/>
        </w:rPr>
        <w:t xml:space="preserve"> first </w:t>
      </w:r>
      <w:r w:rsidR="154384D0" w:rsidRPr="249A6E87">
        <w:rPr>
          <w:rFonts w:ascii="Times New Roman" w:eastAsia="Times New Roman" w:hAnsi="Times New Roman" w:cs="Times New Roman"/>
          <w:sz w:val="28"/>
          <w:szCs w:val="28"/>
        </w:rPr>
        <w:t>introduced into</w:t>
      </w:r>
      <w:r w:rsidRPr="249A6E87">
        <w:rPr>
          <w:rFonts w:ascii="Times New Roman" w:eastAsia="Times New Roman" w:hAnsi="Times New Roman" w:cs="Times New Roman"/>
          <w:sz w:val="28"/>
          <w:szCs w:val="28"/>
        </w:rPr>
        <w:t xml:space="preserve"> the New Zealand market in 2006</w:t>
      </w:r>
      <w:commentRangeStart w:id="16"/>
      <w:r w:rsidRPr="249A6E87">
        <w:rPr>
          <w:rFonts w:ascii="Times New Roman" w:eastAsia="Times New Roman" w:hAnsi="Times New Roman" w:cs="Times New Roman"/>
          <w:sz w:val="28"/>
          <w:szCs w:val="28"/>
        </w:rPr>
        <w:t>.</w:t>
      </w:r>
      <w:commentRangeEnd w:id="16"/>
      <w:r>
        <w:rPr>
          <w:rStyle w:val="CommentReference"/>
        </w:rPr>
        <w:commentReference w:id="16"/>
      </w:r>
      <w:r w:rsidRPr="249A6E87">
        <w:rPr>
          <w:rFonts w:ascii="Times New Roman" w:eastAsia="Times New Roman" w:hAnsi="Times New Roman" w:cs="Times New Roman"/>
          <w:sz w:val="28"/>
          <w:szCs w:val="28"/>
        </w:rPr>
        <w:t xml:space="preserve"> </w:t>
      </w:r>
      <w:r w:rsidR="4EE79CB0" w:rsidRPr="249A6E87">
        <w:rPr>
          <w:rFonts w:ascii="Times New Roman" w:eastAsia="Times New Roman" w:hAnsi="Times New Roman" w:cs="Times New Roman"/>
          <w:sz w:val="28"/>
          <w:szCs w:val="28"/>
        </w:rPr>
        <w:t>V</w:t>
      </w:r>
      <w:r w:rsidR="6D0C9F2C" w:rsidRPr="249A6E87">
        <w:rPr>
          <w:rFonts w:ascii="Times New Roman" w:eastAsia="Times New Roman" w:hAnsi="Times New Roman" w:cs="Times New Roman"/>
          <w:sz w:val="28"/>
          <w:szCs w:val="28"/>
        </w:rPr>
        <w:t xml:space="preserve">aping is </w:t>
      </w:r>
      <w:r w:rsidR="52D5DD78" w:rsidRPr="249A6E87">
        <w:rPr>
          <w:rFonts w:ascii="Times New Roman" w:eastAsia="Times New Roman" w:hAnsi="Times New Roman" w:cs="Times New Roman"/>
          <w:sz w:val="28"/>
          <w:szCs w:val="28"/>
        </w:rPr>
        <w:t>sometimes</w:t>
      </w:r>
      <w:r w:rsidR="6D0C9F2C" w:rsidRPr="249A6E87">
        <w:rPr>
          <w:rFonts w:ascii="Times New Roman" w:eastAsia="Times New Roman" w:hAnsi="Times New Roman" w:cs="Times New Roman"/>
          <w:sz w:val="28"/>
          <w:szCs w:val="28"/>
        </w:rPr>
        <w:t xml:space="preserve"> positioned as a smoking cessation tool that may reduce reliance on tobacco products and potentially facilitate smoking cessation altogether.</w:t>
      </w:r>
      <w:r w:rsidR="754970DC" w:rsidRPr="249A6E87">
        <w:rPr>
          <w:rFonts w:ascii="Times New Roman" w:eastAsia="Times New Roman" w:hAnsi="Times New Roman" w:cs="Times New Roman"/>
          <w:sz w:val="28"/>
          <w:szCs w:val="28"/>
        </w:rPr>
        <w:t xml:space="preserve"> </w:t>
      </w:r>
      <w:r w:rsidR="754970DC" w:rsidRPr="249A6E87">
        <w:rPr>
          <w:rFonts w:ascii="Times New Roman" w:eastAsia="Times New Roman" w:hAnsi="Times New Roman" w:cs="Times New Roman"/>
          <w:b/>
          <w:bCs/>
          <w:sz w:val="28"/>
          <w:szCs w:val="28"/>
        </w:rPr>
        <w:t>Figure 1.1</w:t>
      </w:r>
      <w:r w:rsidR="754970DC" w:rsidRPr="249A6E87">
        <w:rPr>
          <w:rFonts w:ascii="Times New Roman" w:eastAsia="Times New Roman" w:hAnsi="Times New Roman" w:cs="Times New Roman"/>
          <w:sz w:val="28"/>
          <w:szCs w:val="28"/>
        </w:rPr>
        <w:t xml:space="preserve"> shows that across the younger age groups (15-17, 18-24, 25-34, and 35-44) from 2011 to 2024, th</w:t>
      </w:r>
      <w:r w:rsidR="60CDAC3D" w:rsidRPr="249A6E87">
        <w:rPr>
          <w:rFonts w:ascii="Times New Roman" w:eastAsia="Times New Roman" w:hAnsi="Times New Roman" w:cs="Times New Roman"/>
          <w:sz w:val="28"/>
          <w:szCs w:val="28"/>
        </w:rPr>
        <w:t xml:space="preserve">e percentage of daily smokers decreased while the number of daily vapers increased. </w:t>
      </w:r>
      <w:r w:rsidR="51B3B561" w:rsidRPr="249A6E87">
        <w:rPr>
          <w:rFonts w:ascii="Times New Roman" w:eastAsia="Times New Roman" w:hAnsi="Times New Roman" w:cs="Times New Roman"/>
          <w:sz w:val="28"/>
          <w:szCs w:val="28"/>
        </w:rPr>
        <w:t>At first glance, the introduction of vaping appears to correlate with a reduction in the percentage of daily smokers</w:t>
      </w:r>
      <w:r w:rsidR="131E89E0" w:rsidRPr="249A6E87">
        <w:rPr>
          <w:rFonts w:ascii="Times New Roman" w:eastAsia="Times New Roman" w:hAnsi="Times New Roman" w:cs="Times New Roman"/>
          <w:sz w:val="28"/>
          <w:szCs w:val="28"/>
        </w:rPr>
        <w:t>.</w:t>
      </w:r>
      <w:r w:rsidR="51B3B561" w:rsidRPr="249A6E87">
        <w:rPr>
          <w:rFonts w:ascii="Times New Roman" w:eastAsia="Times New Roman" w:hAnsi="Times New Roman" w:cs="Times New Roman"/>
          <w:sz w:val="28"/>
          <w:szCs w:val="28"/>
        </w:rPr>
        <w:t xml:space="preserve"> However, it is important to acknowledge that correlation does not imply causation, and the observed decline in smoking rates across these age groups may be attributable to other factors, such as the </w:t>
      </w:r>
      <w:r w:rsidR="51B3B561" w:rsidRPr="249A6E87">
        <w:rPr>
          <w:rFonts w:ascii="Times New Roman" w:eastAsia="Times New Roman" w:hAnsi="Times New Roman" w:cs="Times New Roman"/>
          <w:sz w:val="28"/>
          <w:szCs w:val="28"/>
        </w:rPr>
        <w:lastRenderedPageBreak/>
        <w:t xml:space="preserve">implementation of </w:t>
      </w:r>
      <w:r w:rsidR="0050407E" w:rsidRPr="249A6E87">
        <w:rPr>
          <w:rFonts w:ascii="Times New Roman" w:eastAsia="Times New Roman" w:hAnsi="Times New Roman" w:cs="Times New Roman"/>
          <w:sz w:val="28"/>
          <w:szCs w:val="28"/>
        </w:rPr>
        <w:t xml:space="preserve">other </w:t>
      </w:r>
      <w:r w:rsidR="51B3B561" w:rsidRPr="249A6E87">
        <w:rPr>
          <w:rFonts w:ascii="Times New Roman" w:eastAsia="Times New Roman" w:hAnsi="Times New Roman" w:cs="Times New Roman"/>
          <w:sz w:val="28"/>
          <w:szCs w:val="28"/>
        </w:rPr>
        <w:t>public health interventions.</w:t>
      </w:r>
      <w:r w:rsidR="0C2CA4A0" w:rsidRPr="249A6E87">
        <w:rPr>
          <w:rFonts w:ascii="Times New Roman" w:eastAsia="Times New Roman" w:hAnsi="Times New Roman" w:cs="Times New Roman"/>
          <w:sz w:val="28"/>
          <w:szCs w:val="28"/>
        </w:rPr>
        <w:t xml:space="preserve"> </w:t>
      </w:r>
      <w:r w:rsidR="2A3ACCD8" w:rsidRPr="249A6E87">
        <w:rPr>
          <w:rFonts w:ascii="Times New Roman" w:eastAsia="Times New Roman" w:hAnsi="Times New Roman" w:cs="Times New Roman"/>
          <w:sz w:val="28"/>
          <w:szCs w:val="28"/>
        </w:rPr>
        <w:t xml:space="preserve">Additionally, </w:t>
      </w:r>
      <w:r w:rsidR="5EC2A92B" w:rsidRPr="249A6E87">
        <w:rPr>
          <w:rFonts w:ascii="Times New Roman" w:eastAsia="Times New Roman" w:hAnsi="Times New Roman" w:cs="Times New Roman"/>
          <w:sz w:val="28"/>
          <w:szCs w:val="28"/>
        </w:rPr>
        <w:t>referring to</w:t>
      </w:r>
      <w:r w:rsidR="5EC2A92B" w:rsidRPr="249A6E87">
        <w:rPr>
          <w:rFonts w:ascii="Times New Roman" w:eastAsia="Times New Roman" w:hAnsi="Times New Roman" w:cs="Times New Roman"/>
          <w:b/>
          <w:bCs/>
          <w:sz w:val="28"/>
          <w:szCs w:val="28"/>
        </w:rPr>
        <w:t xml:space="preserve"> Figure 1.2</w:t>
      </w:r>
      <w:r w:rsidR="5EC2A92B" w:rsidRPr="249A6E87">
        <w:rPr>
          <w:rFonts w:ascii="Times New Roman" w:eastAsia="Times New Roman" w:hAnsi="Times New Roman" w:cs="Times New Roman"/>
          <w:sz w:val="28"/>
          <w:szCs w:val="28"/>
        </w:rPr>
        <w:t xml:space="preserve">, the introduction </w:t>
      </w:r>
      <w:r w:rsidR="65E871A0" w:rsidRPr="249A6E87">
        <w:rPr>
          <w:rFonts w:ascii="Times New Roman" w:eastAsia="Times New Roman" w:hAnsi="Times New Roman" w:cs="Times New Roman"/>
          <w:sz w:val="28"/>
          <w:szCs w:val="28"/>
        </w:rPr>
        <w:t>of vape has a negligible effect on the percentage of daily smoker</w:t>
      </w:r>
      <w:r w:rsidR="27567BE7" w:rsidRPr="249A6E87">
        <w:rPr>
          <w:rFonts w:ascii="Times New Roman" w:eastAsia="Times New Roman" w:hAnsi="Times New Roman" w:cs="Times New Roman"/>
          <w:sz w:val="28"/>
          <w:szCs w:val="28"/>
        </w:rPr>
        <w:t>s</w:t>
      </w:r>
      <w:r w:rsidR="65E871A0" w:rsidRPr="249A6E87">
        <w:rPr>
          <w:rFonts w:ascii="Times New Roman" w:eastAsia="Times New Roman" w:hAnsi="Times New Roman" w:cs="Times New Roman"/>
          <w:sz w:val="28"/>
          <w:szCs w:val="28"/>
        </w:rPr>
        <w:t xml:space="preserve"> across the older age groups (45-54, 55-64, 65-74, an</w:t>
      </w:r>
      <w:r w:rsidR="4537B9C1" w:rsidRPr="249A6E87">
        <w:rPr>
          <w:rFonts w:ascii="Times New Roman" w:eastAsia="Times New Roman" w:hAnsi="Times New Roman" w:cs="Times New Roman"/>
          <w:sz w:val="28"/>
          <w:szCs w:val="28"/>
        </w:rPr>
        <w:t xml:space="preserve">d 75+). </w:t>
      </w:r>
      <w:r w:rsidR="0F4E3064" w:rsidRPr="249A6E87">
        <w:rPr>
          <w:rFonts w:ascii="Times New Roman" w:eastAsia="Times New Roman" w:hAnsi="Times New Roman" w:cs="Times New Roman"/>
          <w:sz w:val="28"/>
          <w:szCs w:val="28"/>
        </w:rPr>
        <w:t xml:space="preserve">This indicates that the vaping </w:t>
      </w:r>
      <w:r w:rsidR="0DE3A4FB" w:rsidRPr="249A6E87">
        <w:rPr>
          <w:rFonts w:ascii="Times New Roman" w:eastAsia="Times New Roman" w:hAnsi="Times New Roman" w:cs="Times New Roman"/>
          <w:sz w:val="28"/>
          <w:szCs w:val="28"/>
        </w:rPr>
        <w:t xml:space="preserve">is not necessarily effective </w:t>
      </w:r>
      <w:r w:rsidR="0F4E3064" w:rsidRPr="249A6E87">
        <w:rPr>
          <w:rFonts w:ascii="Times New Roman" w:eastAsia="Times New Roman" w:hAnsi="Times New Roman" w:cs="Times New Roman"/>
          <w:sz w:val="28"/>
          <w:szCs w:val="28"/>
        </w:rPr>
        <w:t>as a smoking cessation t</w:t>
      </w:r>
      <w:r w:rsidR="3572D7B8" w:rsidRPr="249A6E87">
        <w:rPr>
          <w:rFonts w:ascii="Times New Roman" w:eastAsia="Times New Roman" w:hAnsi="Times New Roman" w:cs="Times New Roman"/>
          <w:sz w:val="28"/>
          <w:szCs w:val="28"/>
        </w:rPr>
        <w:t>ool</w:t>
      </w:r>
      <w:r w:rsidR="22A9B8AC" w:rsidRPr="249A6E87">
        <w:rPr>
          <w:rFonts w:ascii="Times New Roman" w:eastAsia="Times New Roman" w:hAnsi="Times New Roman" w:cs="Times New Roman"/>
          <w:sz w:val="28"/>
          <w:szCs w:val="28"/>
        </w:rPr>
        <w:t xml:space="preserve"> across all age groups</w:t>
      </w:r>
      <w:r w:rsidR="0F4E3064" w:rsidRPr="249A6E87">
        <w:rPr>
          <w:rFonts w:ascii="Times New Roman" w:eastAsia="Times New Roman" w:hAnsi="Times New Roman" w:cs="Times New Roman"/>
          <w:sz w:val="28"/>
          <w:szCs w:val="28"/>
        </w:rPr>
        <w:t xml:space="preserve">. </w:t>
      </w:r>
      <w:commentRangeStart w:id="17"/>
      <w:r w:rsidR="435CF9C9" w:rsidRPr="249A6E87">
        <w:rPr>
          <w:rFonts w:ascii="Times New Roman" w:eastAsia="Times New Roman" w:hAnsi="Times New Roman" w:cs="Times New Roman"/>
          <w:sz w:val="28"/>
          <w:szCs w:val="28"/>
        </w:rPr>
        <w:t>Finally, vaping is also a potential gateway to smoking, where non-smokers may initiate vaping under the perception that it is less harmful, subsequently progressing to the use of tobacco products.</w:t>
      </w:r>
      <w:r w:rsidR="03186A3F" w:rsidRPr="249A6E87">
        <w:rPr>
          <w:rFonts w:ascii="Times New Roman" w:eastAsia="Times New Roman" w:hAnsi="Times New Roman" w:cs="Times New Roman"/>
          <w:sz w:val="28"/>
          <w:szCs w:val="28"/>
        </w:rPr>
        <w:t xml:space="preserve"> </w:t>
      </w:r>
      <w:commentRangeEnd w:id="17"/>
      <w:r>
        <w:rPr>
          <w:rStyle w:val="CommentReference"/>
        </w:rPr>
        <w:commentReference w:id="17"/>
      </w:r>
      <w:r w:rsidR="2ED313A7" w:rsidRPr="249A6E87">
        <w:rPr>
          <w:rFonts w:ascii="Times New Roman" w:eastAsia="Times New Roman" w:hAnsi="Times New Roman" w:cs="Times New Roman"/>
          <w:sz w:val="28"/>
          <w:szCs w:val="28"/>
        </w:rPr>
        <w:t>For these reasons, the net impact of legalizing the domestic sale of vape on population health remains inconclusive. This research aims to evaluate whether its effects are ultimately positive or negative on public health outcomes.</w:t>
      </w:r>
    </w:p>
    <w:p w14:paraId="5FE516B9" w14:textId="2D7AD57D" w:rsidR="4A19CE19" w:rsidRDefault="6347A5AC" w:rsidP="001EBCFD">
      <w:pPr>
        <w:spacing w:after="0" w:line="360" w:lineRule="auto"/>
        <w:jc w:val="center"/>
        <w:rPr>
          <w:rFonts w:ascii="Times New Roman" w:eastAsia="Times New Roman" w:hAnsi="Times New Roman" w:cs="Times New Roman"/>
          <w:u w:val="single"/>
        </w:rPr>
      </w:pPr>
      <w:r w:rsidRPr="001EBCFD">
        <w:rPr>
          <w:rFonts w:ascii="Times New Roman" w:eastAsia="Times New Roman" w:hAnsi="Times New Roman" w:cs="Times New Roman"/>
          <w:u w:val="single"/>
        </w:rPr>
        <w:t>Figure 1.1: Percentage of</w:t>
      </w:r>
      <w:r w:rsidR="58D2C408" w:rsidRPr="001EBCFD">
        <w:rPr>
          <w:rFonts w:ascii="Times New Roman" w:eastAsia="Times New Roman" w:hAnsi="Times New Roman" w:cs="Times New Roman"/>
          <w:u w:val="single"/>
        </w:rPr>
        <w:t xml:space="preserve"> Daily Smokers and Daily Vapers in the New Zealand Population Across Younger Age Groups </w:t>
      </w:r>
      <w:r w:rsidR="2FF5C830" w:rsidRPr="001EBCFD">
        <w:rPr>
          <w:rFonts w:ascii="Times New Roman" w:eastAsia="Times New Roman" w:hAnsi="Times New Roman" w:cs="Times New Roman"/>
          <w:u w:val="single"/>
        </w:rPr>
        <w:t>(15-17, 18-24, 25-34, and 35-44)</w:t>
      </w:r>
    </w:p>
    <w:p w14:paraId="48EB8B10" w14:textId="171F964C" w:rsidR="5C9681A2" w:rsidRDefault="4BC83B66" w:rsidP="4A19CE19">
      <w:pPr>
        <w:spacing w:line="360" w:lineRule="auto"/>
        <w:jc w:val="center"/>
      </w:pPr>
      <w:commentRangeStart w:id="18"/>
      <w:r>
        <w:rPr>
          <w:noProof/>
        </w:rPr>
        <w:drawing>
          <wp:inline distT="0" distB="0" distL="0" distR="0" wp14:anchorId="3DBD7458" wp14:editId="0F430FEE">
            <wp:extent cx="4654520" cy="2486025"/>
            <wp:effectExtent l="0" t="0" r="0" b="0"/>
            <wp:docPr id="517070654" name="Picture 517070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654520" cy="2486025"/>
                    </a:xfrm>
                    <a:prstGeom prst="rect">
                      <a:avLst/>
                    </a:prstGeom>
                  </pic:spPr>
                </pic:pic>
              </a:graphicData>
            </a:graphic>
          </wp:inline>
        </w:drawing>
      </w:r>
      <w:commentRangeEnd w:id="18"/>
      <w:r w:rsidR="5C9681A2">
        <w:commentReference w:id="18"/>
      </w:r>
    </w:p>
    <w:p w14:paraId="6AF27004" w14:textId="021799EE" w:rsidR="2124DC70" w:rsidRDefault="2124DC70" w:rsidP="001EBCFD">
      <w:pPr>
        <w:spacing w:after="0" w:line="360" w:lineRule="auto"/>
        <w:jc w:val="center"/>
        <w:rPr>
          <w:rFonts w:ascii="Times New Roman" w:eastAsia="Times New Roman" w:hAnsi="Times New Roman" w:cs="Times New Roman"/>
          <w:u w:val="single"/>
        </w:rPr>
      </w:pPr>
      <w:r w:rsidRPr="001EBCFD">
        <w:rPr>
          <w:rFonts w:ascii="Times New Roman" w:eastAsia="Times New Roman" w:hAnsi="Times New Roman" w:cs="Times New Roman"/>
          <w:u w:val="single"/>
        </w:rPr>
        <w:t>Figure 1.2: Percentage of Daily Smokers and Daily Vapers in the New Zealand Population Across Older Age Groups (45-54, 55-64, 65-74, and 75+)</w:t>
      </w:r>
    </w:p>
    <w:p w14:paraId="1EBDAB64" w14:textId="3A0ED929" w:rsidR="5C9681A2" w:rsidRDefault="4BC83B66" w:rsidP="4A19CE19">
      <w:pPr>
        <w:spacing w:line="360" w:lineRule="auto"/>
        <w:jc w:val="center"/>
      </w:pPr>
      <w:r>
        <w:rPr>
          <w:noProof/>
        </w:rPr>
        <w:drawing>
          <wp:inline distT="0" distB="0" distL="0" distR="0" wp14:anchorId="744ED0C9" wp14:editId="351B0494">
            <wp:extent cx="4246556" cy="1943100"/>
            <wp:effectExtent l="0" t="0" r="0" b="0"/>
            <wp:docPr id="1600384970" name="Picture 1600384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246556" cy="1943100"/>
                    </a:xfrm>
                    <a:prstGeom prst="rect">
                      <a:avLst/>
                    </a:prstGeom>
                  </pic:spPr>
                </pic:pic>
              </a:graphicData>
            </a:graphic>
          </wp:inline>
        </w:drawing>
      </w:r>
    </w:p>
    <w:p w14:paraId="79770A88" w14:textId="314CB053" w:rsidR="12D5567B" w:rsidRDefault="12D5567B" w:rsidP="001EBCFD">
      <w:pPr>
        <w:pStyle w:val="ListParagraph"/>
        <w:numPr>
          <w:ilvl w:val="1"/>
          <w:numId w:val="4"/>
        </w:numPr>
        <w:spacing w:after="0" w:line="360" w:lineRule="auto"/>
        <w:jc w:val="both"/>
        <w:rPr>
          <w:rFonts w:ascii="Times New Roman" w:eastAsia="Times New Roman" w:hAnsi="Times New Roman" w:cs="Times New Roman"/>
          <w:b/>
          <w:bCs/>
          <w:sz w:val="28"/>
          <w:szCs w:val="28"/>
        </w:rPr>
      </w:pPr>
      <w:r w:rsidRPr="001EBCFD">
        <w:rPr>
          <w:rFonts w:ascii="Times New Roman" w:eastAsia="Times New Roman" w:hAnsi="Times New Roman" w:cs="Times New Roman"/>
          <w:b/>
          <w:bCs/>
          <w:sz w:val="28"/>
          <w:szCs w:val="28"/>
        </w:rPr>
        <w:lastRenderedPageBreak/>
        <w:t>Machine Learning</w:t>
      </w:r>
    </w:p>
    <w:p w14:paraId="297B4153" w14:textId="2F563818" w:rsidR="4CA0DB23" w:rsidRDefault="4EAEF530" w:rsidP="5267A4FF">
      <w:pPr>
        <w:spacing w:after="0" w:line="360" w:lineRule="auto"/>
        <w:ind w:firstLine="720"/>
        <w:jc w:val="both"/>
        <w:rPr>
          <w:rFonts w:ascii="Times New Roman" w:eastAsia="Times New Roman" w:hAnsi="Times New Roman" w:cs="Times New Roman"/>
          <w:sz w:val="28"/>
          <w:szCs w:val="28"/>
        </w:rPr>
      </w:pPr>
      <w:r w:rsidRPr="249A6E87">
        <w:rPr>
          <w:rFonts w:ascii="Times New Roman" w:eastAsia="Times New Roman" w:hAnsi="Times New Roman" w:cs="Times New Roman"/>
          <w:sz w:val="28"/>
          <w:szCs w:val="28"/>
        </w:rPr>
        <w:t xml:space="preserve">Machine </w:t>
      </w:r>
      <w:r w:rsidR="0050407E" w:rsidRPr="249A6E87">
        <w:rPr>
          <w:rFonts w:ascii="Times New Roman" w:eastAsia="Times New Roman" w:hAnsi="Times New Roman" w:cs="Times New Roman"/>
          <w:sz w:val="28"/>
          <w:szCs w:val="28"/>
        </w:rPr>
        <w:t>l</w:t>
      </w:r>
      <w:r w:rsidRPr="249A6E87">
        <w:rPr>
          <w:rFonts w:ascii="Times New Roman" w:eastAsia="Times New Roman" w:hAnsi="Times New Roman" w:cs="Times New Roman"/>
          <w:sz w:val="28"/>
          <w:szCs w:val="28"/>
        </w:rPr>
        <w:t xml:space="preserve">earning spans across various domains </w:t>
      </w:r>
      <w:r w:rsidR="519F8BF3" w:rsidRPr="249A6E87">
        <w:rPr>
          <w:rFonts w:ascii="Times New Roman" w:eastAsia="Times New Roman" w:hAnsi="Times New Roman" w:cs="Times New Roman"/>
          <w:sz w:val="28"/>
          <w:szCs w:val="28"/>
        </w:rPr>
        <w:t xml:space="preserve">due </w:t>
      </w:r>
      <w:r w:rsidRPr="249A6E87">
        <w:rPr>
          <w:rFonts w:ascii="Times New Roman" w:eastAsia="Times New Roman" w:hAnsi="Times New Roman" w:cs="Times New Roman"/>
          <w:sz w:val="28"/>
          <w:szCs w:val="28"/>
        </w:rPr>
        <w:t>to its ability to learn patterns from data and make intelligent decisions or predictions</w:t>
      </w:r>
      <w:r w:rsidR="44162CB2" w:rsidRPr="249A6E87">
        <w:rPr>
          <w:rFonts w:ascii="Times New Roman" w:eastAsia="Times New Roman" w:hAnsi="Times New Roman" w:cs="Times New Roman"/>
          <w:sz w:val="28"/>
          <w:szCs w:val="28"/>
        </w:rPr>
        <w:t>.</w:t>
      </w:r>
      <w:r w:rsidR="713CD575" w:rsidRPr="249A6E87">
        <w:rPr>
          <w:rFonts w:ascii="Times New Roman" w:eastAsia="Times New Roman" w:hAnsi="Times New Roman" w:cs="Times New Roman"/>
          <w:sz w:val="28"/>
          <w:szCs w:val="28"/>
        </w:rPr>
        <w:t xml:space="preserve"> </w:t>
      </w:r>
      <w:r w:rsidR="7C9CF9B4" w:rsidRPr="249A6E87">
        <w:rPr>
          <w:rFonts w:ascii="Times New Roman" w:eastAsia="Times New Roman" w:hAnsi="Times New Roman" w:cs="Times New Roman"/>
          <w:sz w:val="28"/>
          <w:szCs w:val="28"/>
        </w:rPr>
        <w:t xml:space="preserve">In the field of health economics, </w:t>
      </w:r>
      <w:r w:rsidR="00A11F54" w:rsidRPr="249A6E87">
        <w:rPr>
          <w:rFonts w:ascii="Times New Roman" w:eastAsia="Times New Roman" w:hAnsi="Times New Roman" w:cs="Times New Roman"/>
          <w:sz w:val="28"/>
          <w:szCs w:val="28"/>
        </w:rPr>
        <w:t>machine learning</w:t>
      </w:r>
      <w:r w:rsidR="7C9CF9B4" w:rsidRPr="249A6E87">
        <w:rPr>
          <w:rFonts w:ascii="Times New Roman" w:eastAsia="Times New Roman" w:hAnsi="Times New Roman" w:cs="Times New Roman"/>
          <w:sz w:val="28"/>
          <w:szCs w:val="28"/>
        </w:rPr>
        <w:t xml:space="preserve"> has been primarily utili</w:t>
      </w:r>
      <w:r w:rsidR="63E09616" w:rsidRPr="249A6E87">
        <w:rPr>
          <w:rFonts w:ascii="Times New Roman" w:eastAsia="Times New Roman" w:hAnsi="Times New Roman" w:cs="Times New Roman"/>
          <w:sz w:val="28"/>
          <w:szCs w:val="28"/>
        </w:rPr>
        <w:t>s</w:t>
      </w:r>
      <w:r w:rsidR="7C9CF9B4" w:rsidRPr="249A6E87">
        <w:rPr>
          <w:rFonts w:ascii="Times New Roman" w:eastAsia="Times New Roman" w:hAnsi="Times New Roman" w:cs="Times New Roman"/>
          <w:sz w:val="28"/>
          <w:szCs w:val="28"/>
        </w:rPr>
        <w:t xml:space="preserve">ed for predicting future events, such as disease prevalence or patient outcomes. Increasingly, </w:t>
      </w:r>
      <w:r w:rsidR="00A11F54" w:rsidRPr="249A6E87">
        <w:rPr>
          <w:rFonts w:ascii="Times New Roman" w:eastAsia="Times New Roman" w:hAnsi="Times New Roman" w:cs="Times New Roman"/>
          <w:sz w:val="28"/>
          <w:szCs w:val="28"/>
        </w:rPr>
        <w:t>machine learning</w:t>
      </w:r>
      <w:r w:rsidR="7C9CF9B4" w:rsidRPr="249A6E87">
        <w:rPr>
          <w:rFonts w:ascii="Times New Roman" w:eastAsia="Times New Roman" w:hAnsi="Times New Roman" w:cs="Times New Roman"/>
          <w:sz w:val="28"/>
          <w:szCs w:val="28"/>
        </w:rPr>
        <w:t xml:space="preserve"> is also being applied to predict health economic outcomes, including healthcare resource utilization and associated costs</w:t>
      </w:r>
      <w:commentRangeStart w:id="19"/>
      <w:r w:rsidR="78B88C8F" w:rsidRPr="249A6E87">
        <w:rPr>
          <w:rFonts w:ascii="Times New Roman" w:eastAsia="Times New Roman" w:hAnsi="Times New Roman" w:cs="Times New Roman"/>
          <w:sz w:val="28"/>
          <w:szCs w:val="28"/>
        </w:rPr>
        <w:t>.</w:t>
      </w:r>
      <w:commentRangeEnd w:id="19"/>
      <w:r>
        <w:rPr>
          <w:rStyle w:val="CommentReference"/>
        </w:rPr>
        <w:commentReference w:id="19"/>
      </w:r>
      <w:r w:rsidR="78B88C8F" w:rsidRPr="249A6E87">
        <w:rPr>
          <w:rFonts w:ascii="Times New Roman" w:eastAsia="Times New Roman" w:hAnsi="Times New Roman" w:cs="Times New Roman"/>
          <w:sz w:val="28"/>
          <w:szCs w:val="28"/>
        </w:rPr>
        <w:t xml:space="preserve"> </w:t>
      </w:r>
      <w:r w:rsidR="6E67CB0C" w:rsidRPr="249A6E87">
        <w:rPr>
          <w:rFonts w:ascii="Times New Roman" w:eastAsia="Times New Roman" w:hAnsi="Times New Roman" w:cs="Times New Roman"/>
          <w:sz w:val="28"/>
          <w:szCs w:val="28"/>
        </w:rPr>
        <w:t>This study</w:t>
      </w:r>
      <w:r w:rsidR="11C1089F" w:rsidRPr="249A6E87">
        <w:rPr>
          <w:rFonts w:ascii="Times New Roman" w:eastAsia="Times New Roman" w:hAnsi="Times New Roman" w:cs="Times New Roman"/>
          <w:sz w:val="28"/>
          <w:szCs w:val="28"/>
        </w:rPr>
        <w:t xml:space="preserve"> is one such example and</w:t>
      </w:r>
      <w:r w:rsidR="6E67CB0C" w:rsidRPr="249A6E87">
        <w:rPr>
          <w:rFonts w:ascii="Times New Roman" w:eastAsia="Times New Roman" w:hAnsi="Times New Roman" w:cs="Times New Roman"/>
          <w:sz w:val="28"/>
          <w:szCs w:val="28"/>
        </w:rPr>
        <w:t xml:space="preserve"> leverages existing data on various healthcare interventions and their impacts on Quality-Adjusted Life Years (QALYs) and </w:t>
      </w:r>
      <w:r w:rsidR="00A11F54" w:rsidRPr="249A6E87">
        <w:rPr>
          <w:rFonts w:ascii="Times New Roman" w:eastAsia="Times New Roman" w:hAnsi="Times New Roman" w:cs="Times New Roman"/>
          <w:sz w:val="28"/>
          <w:szCs w:val="28"/>
        </w:rPr>
        <w:t>Health System Costs</w:t>
      </w:r>
      <w:r w:rsidR="6E67CB0C" w:rsidRPr="249A6E87">
        <w:rPr>
          <w:rFonts w:ascii="Times New Roman" w:eastAsia="Times New Roman" w:hAnsi="Times New Roman" w:cs="Times New Roman"/>
          <w:sz w:val="28"/>
          <w:szCs w:val="28"/>
        </w:rPr>
        <w:t xml:space="preserve"> (HSCs) to develop and optimize a predictive model. The model is designed to forecast the effects of </w:t>
      </w:r>
      <w:r w:rsidR="28B95E4C" w:rsidRPr="249A6E87">
        <w:rPr>
          <w:rFonts w:ascii="Times New Roman" w:eastAsia="Times New Roman" w:hAnsi="Times New Roman" w:cs="Times New Roman"/>
          <w:sz w:val="28"/>
          <w:szCs w:val="28"/>
        </w:rPr>
        <w:t>other</w:t>
      </w:r>
      <w:r w:rsidR="6E67CB0C" w:rsidRPr="249A6E87">
        <w:rPr>
          <w:rFonts w:ascii="Times New Roman" w:eastAsia="Times New Roman" w:hAnsi="Times New Roman" w:cs="Times New Roman"/>
          <w:sz w:val="28"/>
          <w:szCs w:val="28"/>
        </w:rPr>
        <w:t xml:space="preserve"> interventions</w:t>
      </w:r>
      <w:r w:rsidR="3A9ECB53" w:rsidRPr="249A6E87">
        <w:rPr>
          <w:rFonts w:ascii="Times New Roman" w:eastAsia="Times New Roman" w:hAnsi="Times New Roman" w:cs="Times New Roman"/>
          <w:sz w:val="28"/>
          <w:szCs w:val="28"/>
        </w:rPr>
        <w:t xml:space="preserve"> to</w:t>
      </w:r>
      <w:r w:rsidR="6E67CB0C" w:rsidRPr="249A6E87">
        <w:rPr>
          <w:rFonts w:ascii="Times New Roman" w:eastAsia="Times New Roman" w:hAnsi="Times New Roman" w:cs="Times New Roman"/>
          <w:sz w:val="28"/>
          <w:szCs w:val="28"/>
        </w:rPr>
        <w:t xml:space="preserve"> evaluat</w:t>
      </w:r>
      <w:r w:rsidR="1B11DC0C" w:rsidRPr="249A6E87">
        <w:rPr>
          <w:rFonts w:ascii="Times New Roman" w:eastAsia="Times New Roman" w:hAnsi="Times New Roman" w:cs="Times New Roman"/>
          <w:sz w:val="28"/>
          <w:szCs w:val="28"/>
        </w:rPr>
        <w:t>e</w:t>
      </w:r>
      <w:r w:rsidR="6E67CB0C" w:rsidRPr="249A6E87">
        <w:rPr>
          <w:rFonts w:ascii="Times New Roman" w:eastAsia="Times New Roman" w:hAnsi="Times New Roman" w:cs="Times New Roman"/>
          <w:sz w:val="28"/>
          <w:szCs w:val="28"/>
        </w:rPr>
        <w:t xml:space="preserve"> the implications of legali</w:t>
      </w:r>
      <w:r w:rsidR="79A1F4BC" w:rsidRPr="249A6E87">
        <w:rPr>
          <w:rFonts w:ascii="Times New Roman" w:eastAsia="Times New Roman" w:hAnsi="Times New Roman" w:cs="Times New Roman"/>
          <w:sz w:val="28"/>
          <w:szCs w:val="28"/>
        </w:rPr>
        <w:t>s</w:t>
      </w:r>
      <w:r w:rsidR="6E67CB0C" w:rsidRPr="249A6E87">
        <w:rPr>
          <w:rFonts w:ascii="Times New Roman" w:eastAsia="Times New Roman" w:hAnsi="Times New Roman" w:cs="Times New Roman"/>
          <w:sz w:val="28"/>
          <w:szCs w:val="28"/>
        </w:rPr>
        <w:t xml:space="preserve">ing the domestic sale of vape. </w:t>
      </w:r>
      <w:r w:rsidR="50C33672" w:rsidRPr="249A6E87">
        <w:rPr>
          <w:rFonts w:ascii="Times New Roman" w:eastAsia="Times New Roman" w:hAnsi="Times New Roman" w:cs="Times New Roman"/>
          <w:sz w:val="28"/>
          <w:szCs w:val="28"/>
        </w:rPr>
        <w:t>This research</w:t>
      </w:r>
      <w:del w:id="20" w:author="Jun Kiat Ng" w:date="2025-02-26T12:58:00Z">
        <w:r w:rsidRPr="249A6E87" w:rsidDel="4EAEF530">
          <w:rPr>
            <w:rFonts w:ascii="Times New Roman" w:eastAsia="Times New Roman" w:hAnsi="Times New Roman" w:cs="Times New Roman"/>
            <w:sz w:val="28"/>
            <w:szCs w:val="28"/>
          </w:rPr>
          <w:delText xml:space="preserve"> also</w:delText>
        </w:r>
      </w:del>
      <w:r w:rsidR="50C33672" w:rsidRPr="249A6E87">
        <w:rPr>
          <w:rFonts w:ascii="Times New Roman" w:eastAsia="Times New Roman" w:hAnsi="Times New Roman" w:cs="Times New Roman"/>
          <w:sz w:val="28"/>
          <w:szCs w:val="28"/>
        </w:rPr>
        <w:t xml:space="preserve"> uses methods such as </w:t>
      </w:r>
      <w:r w:rsidR="5B81B40A" w:rsidRPr="249A6E87">
        <w:rPr>
          <w:rFonts w:ascii="Times New Roman" w:eastAsia="Times New Roman" w:hAnsi="Times New Roman" w:cs="Times New Roman"/>
          <w:sz w:val="28"/>
          <w:szCs w:val="28"/>
        </w:rPr>
        <w:t>random forest with bootstrapping, random forest without bootstrapping</w:t>
      </w:r>
      <w:r w:rsidR="00A11F54" w:rsidRPr="249A6E87">
        <w:rPr>
          <w:rFonts w:ascii="Times New Roman" w:eastAsia="Times New Roman" w:hAnsi="Times New Roman" w:cs="Times New Roman"/>
          <w:sz w:val="28"/>
          <w:szCs w:val="28"/>
        </w:rPr>
        <w:t>,</w:t>
      </w:r>
      <w:r w:rsidR="5B81B40A" w:rsidRPr="249A6E87">
        <w:rPr>
          <w:rFonts w:ascii="Times New Roman" w:eastAsia="Times New Roman" w:hAnsi="Times New Roman" w:cs="Times New Roman"/>
          <w:sz w:val="28"/>
          <w:szCs w:val="28"/>
        </w:rPr>
        <w:t xml:space="preserve"> extreme gradient boosting (</w:t>
      </w:r>
      <w:proofErr w:type="spellStart"/>
      <w:r w:rsidR="5B81B40A" w:rsidRPr="249A6E87">
        <w:rPr>
          <w:rFonts w:ascii="Times New Roman" w:eastAsia="Times New Roman" w:hAnsi="Times New Roman" w:cs="Times New Roman"/>
          <w:sz w:val="28"/>
          <w:szCs w:val="28"/>
        </w:rPr>
        <w:t>XGBoost</w:t>
      </w:r>
      <w:proofErr w:type="spellEnd"/>
      <w:r w:rsidR="5B81B40A" w:rsidRPr="249A6E87">
        <w:rPr>
          <w:rFonts w:ascii="Times New Roman" w:eastAsia="Times New Roman" w:hAnsi="Times New Roman" w:cs="Times New Roman"/>
          <w:sz w:val="28"/>
          <w:szCs w:val="28"/>
        </w:rPr>
        <w:t>)</w:t>
      </w:r>
      <w:r w:rsidR="00A11F54" w:rsidRPr="249A6E87">
        <w:rPr>
          <w:rFonts w:ascii="Times New Roman" w:eastAsia="Times New Roman" w:hAnsi="Times New Roman" w:cs="Times New Roman"/>
          <w:sz w:val="28"/>
          <w:szCs w:val="28"/>
        </w:rPr>
        <w:t xml:space="preserve">, AdaBoost, </w:t>
      </w:r>
      <w:r w:rsidR="62D5335D" w:rsidRPr="249A6E87">
        <w:rPr>
          <w:rFonts w:ascii="Times New Roman" w:eastAsia="Times New Roman" w:hAnsi="Times New Roman" w:cs="Times New Roman"/>
          <w:sz w:val="28"/>
          <w:szCs w:val="28"/>
        </w:rPr>
        <w:t xml:space="preserve">Stacking </w:t>
      </w:r>
      <w:r w:rsidR="00A11F54" w:rsidRPr="249A6E87">
        <w:rPr>
          <w:rFonts w:ascii="Times New Roman" w:eastAsia="Times New Roman" w:hAnsi="Times New Roman" w:cs="Times New Roman"/>
          <w:sz w:val="28"/>
          <w:szCs w:val="28"/>
        </w:rPr>
        <w:t xml:space="preserve">and a combination of these methods. </w:t>
      </w:r>
    </w:p>
    <w:p w14:paraId="12589084" w14:textId="74C72F2A" w:rsidR="001EBCFD" w:rsidRDefault="001EBCFD" w:rsidP="001EBCFD">
      <w:pPr>
        <w:spacing w:after="0" w:line="360" w:lineRule="auto"/>
        <w:jc w:val="both"/>
        <w:rPr>
          <w:rFonts w:ascii="Times New Roman" w:eastAsia="Times New Roman" w:hAnsi="Times New Roman" w:cs="Times New Roman"/>
          <w:sz w:val="28"/>
          <w:szCs w:val="28"/>
        </w:rPr>
      </w:pPr>
    </w:p>
    <w:p w14:paraId="26FF4916" w14:textId="5D8707AA" w:rsidR="1DBB787E" w:rsidRDefault="1DBB787E" w:rsidP="001EBCFD">
      <w:pPr>
        <w:pStyle w:val="ListParagraph"/>
        <w:numPr>
          <w:ilvl w:val="1"/>
          <w:numId w:val="4"/>
        </w:numPr>
        <w:spacing w:after="0" w:line="360" w:lineRule="auto"/>
        <w:jc w:val="both"/>
        <w:rPr>
          <w:rFonts w:ascii="Times New Roman" w:eastAsia="Times New Roman" w:hAnsi="Times New Roman" w:cs="Times New Roman"/>
          <w:b/>
          <w:bCs/>
          <w:sz w:val="28"/>
          <w:szCs w:val="28"/>
        </w:rPr>
      </w:pPr>
      <w:r w:rsidRPr="001EBCFD">
        <w:rPr>
          <w:rFonts w:ascii="Times New Roman" w:eastAsia="Times New Roman" w:hAnsi="Times New Roman" w:cs="Times New Roman"/>
          <w:b/>
          <w:bCs/>
          <w:sz w:val="28"/>
          <w:szCs w:val="28"/>
        </w:rPr>
        <w:t xml:space="preserve">Research </w:t>
      </w:r>
      <w:r w:rsidR="73644E24" w:rsidRPr="001EBCFD">
        <w:rPr>
          <w:rFonts w:ascii="Times New Roman" w:eastAsia="Times New Roman" w:hAnsi="Times New Roman" w:cs="Times New Roman"/>
          <w:b/>
          <w:bCs/>
          <w:sz w:val="28"/>
          <w:szCs w:val="28"/>
        </w:rPr>
        <w:t>Aim</w:t>
      </w:r>
    </w:p>
    <w:p w14:paraId="6AEA6E4A" w14:textId="6F49DB5F" w:rsidR="1021EDA6" w:rsidRDefault="27EE386D" w:rsidP="001EBCFD">
      <w:pPr>
        <w:spacing w:after="0" w:line="360" w:lineRule="auto"/>
        <w:ind w:firstLine="720"/>
        <w:jc w:val="both"/>
        <w:rPr>
          <w:rFonts w:ascii="Times New Roman" w:eastAsia="Times New Roman" w:hAnsi="Times New Roman" w:cs="Times New Roman"/>
          <w:sz w:val="28"/>
          <w:szCs w:val="28"/>
        </w:rPr>
      </w:pPr>
      <w:r w:rsidRPr="644C8F61">
        <w:rPr>
          <w:rFonts w:ascii="Times New Roman" w:eastAsia="Times New Roman" w:hAnsi="Times New Roman" w:cs="Times New Roman"/>
          <w:sz w:val="28"/>
          <w:szCs w:val="28"/>
        </w:rPr>
        <w:t>This research aims to leverage the findings of previous research papers to build a M</w:t>
      </w:r>
      <w:r w:rsidR="4E8E3AFD" w:rsidRPr="644C8F61">
        <w:rPr>
          <w:rFonts w:ascii="Times New Roman" w:eastAsia="Times New Roman" w:hAnsi="Times New Roman" w:cs="Times New Roman"/>
          <w:sz w:val="28"/>
          <w:szCs w:val="28"/>
        </w:rPr>
        <w:t>L</w:t>
      </w:r>
      <w:r w:rsidRPr="644C8F61">
        <w:rPr>
          <w:rFonts w:ascii="Times New Roman" w:eastAsia="Times New Roman" w:hAnsi="Times New Roman" w:cs="Times New Roman"/>
          <w:sz w:val="28"/>
          <w:szCs w:val="28"/>
        </w:rPr>
        <w:t xml:space="preserve"> model that predicts the effects of legalising domestic sale of vaporised nicotine products, or vape for short, on (1) Quality Adjusted Life Years (QALYs), (2) Health System Costs</w:t>
      </w:r>
      <w:r w:rsidR="0CB83063" w:rsidRPr="644C8F61">
        <w:rPr>
          <w:rFonts w:ascii="Times New Roman" w:eastAsia="Times New Roman" w:hAnsi="Times New Roman" w:cs="Times New Roman"/>
          <w:sz w:val="28"/>
          <w:szCs w:val="28"/>
        </w:rPr>
        <w:t xml:space="preserve"> (HSCs)</w:t>
      </w:r>
      <w:r w:rsidRPr="644C8F61">
        <w:rPr>
          <w:rFonts w:ascii="Times New Roman" w:eastAsia="Times New Roman" w:hAnsi="Times New Roman" w:cs="Times New Roman"/>
          <w:sz w:val="28"/>
          <w:szCs w:val="28"/>
        </w:rPr>
        <w:t xml:space="preserve">, and (3) Māori/non-Māori health inequities.   </w:t>
      </w:r>
    </w:p>
    <w:p w14:paraId="59804380" w14:textId="49EF636A" w:rsidR="001EBCFD" w:rsidRDefault="001EBCFD" w:rsidP="001EBCFD">
      <w:pPr>
        <w:spacing w:after="0" w:line="360" w:lineRule="auto"/>
        <w:jc w:val="both"/>
        <w:rPr>
          <w:sz w:val="28"/>
          <w:szCs w:val="28"/>
        </w:rPr>
      </w:pPr>
    </w:p>
    <w:p w14:paraId="6F3030CE" w14:textId="0F7901F4" w:rsidR="78371F44" w:rsidRDefault="78371F44" w:rsidP="001EBCFD">
      <w:pPr>
        <w:pStyle w:val="ListParagraph"/>
        <w:numPr>
          <w:ilvl w:val="1"/>
          <w:numId w:val="4"/>
        </w:numPr>
        <w:spacing w:after="0" w:line="360" w:lineRule="auto"/>
        <w:jc w:val="both"/>
        <w:rPr>
          <w:rFonts w:ascii="Times New Roman" w:eastAsia="Times New Roman" w:hAnsi="Times New Roman" w:cs="Times New Roman"/>
          <w:b/>
          <w:bCs/>
          <w:sz w:val="28"/>
          <w:szCs w:val="28"/>
        </w:rPr>
      </w:pPr>
      <w:r w:rsidRPr="001EBCFD">
        <w:rPr>
          <w:rFonts w:ascii="Times New Roman" w:eastAsia="Times New Roman" w:hAnsi="Times New Roman" w:cs="Times New Roman"/>
          <w:b/>
          <w:bCs/>
          <w:sz w:val="28"/>
          <w:szCs w:val="28"/>
        </w:rPr>
        <w:t>Thesis Organisation</w:t>
      </w:r>
    </w:p>
    <w:p w14:paraId="5D76C81A" w14:textId="7FEA5ECA" w:rsidR="6D26E473" w:rsidRDefault="6D26E473" w:rsidP="001EBCFD">
      <w:pPr>
        <w:spacing w:after="0" w:line="360" w:lineRule="auto"/>
        <w:ind w:firstLine="720"/>
        <w:jc w:val="both"/>
        <w:rPr>
          <w:rFonts w:ascii="Times New Roman" w:eastAsia="Times New Roman" w:hAnsi="Times New Roman" w:cs="Times New Roman"/>
          <w:sz w:val="28"/>
          <w:szCs w:val="28"/>
        </w:rPr>
      </w:pPr>
      <w:r w:rsidRPr="001EBCFD">
        <w:rPr>
          <w:rFonts w:ascii="Times New Roman" w:eastAsia="Times New Roman" w:hAnsi="Times New Roman" w:cs="Times New Roman"/>
          <w:sz w:val="28"/>
          <w:szCs w:val="28"/>
        </w:rPr>
        <w:t xml:space="preserve">Following this chapter, </w:t>
      </w:r>
      <w:r w:rsidR="0DD8ED50" w:rsidRPr="001EBCFD">
        <w:rPr>
          <w:rFonts w:ascii="Times New Roman" w:eastAsia="Times New Roman" w:hAnsi="Times New Roman" w:cs="Times New Roman"/>
          <w:sz w:val="28"/>
          <w:szCs w:val="28"/>
        </w:rPr>
        <w:t>Chapter 2</w:t>
      </w:r>
      <w:r w:rsidR="08977882" w:rsidRPr="001EBCFD">
        <w:rPr>
          <w:rFonts w:ascii="Times New Roman" w:eastAsia="Times New Roman" w:hAnsi="Times New Roman" w:cs="Times New Roman"/>
          <w:sz w:val="28"/>
          <w:szCs w:val="28"/>
        </w:rPr>
        <w:t xml:space="preserve"> will include a Literature Review of the topic. </w:t>
      </w:r>
      <w:r w:rsidR="28651843" w:rsidRPr="001EBCFD">
        <w:rPr>
          <w:rFonts w:ascii="Times New Roman" w:eastAsia="Times New Roman" w:hAnsi="Times New Roman" w:cs="Times New Roman"/>
          <w:sz w:val="28"/>
          <w:szCs w:val="28"/>
        </w:rPr>
        <w:t>Details on t</w:t>
      </w:r>
      <w:r w:rsidR="2AB91557" w:rsidRPr="001EBCFD">
        <w:rPr>
          <w:rFonts w:ascii="Times New Roman" w:eastAsia="Times New Roman" w:hAnsi="Times New Roman" w:cs="Times New Roman"/>
          <w:sz w:val="28"/>
          <w:szCs w:val="28"/>
        </w:rPr>
        <w:t xml:space="preserve">he materials and methods, which include the </w:t>
      </w:r>
      <w:r w:rsidR="27A92885" w:rsidRPr="001EBCFD">
        <w:rPr>
          <w:rFonts w:ascii="Times New Roman" w:eastAsia="Times New Roman" w:hAnsi="Times New Roman" w:cs="Times New Roman"/>
          <w:sz w:val="28"/>
          <w:szCs w:val="28"/>
        </w:rPr>
        <w:t>building the dataset, data preprocessing, and building the model</w:t>
      </w:r>
      <w:r w:rsidR="548BB04C" w:rsidRPr="001EBCFD">
        <w:rPr>
          <w:rFonts w:ascii="Times New Roman" w:eastAsia="Times New Roman" w:hAnsi="Times New Roman" w:cs="Times New Roman"/>
          <w:sz w:val="28"/>
          <w:szCs w:val="28"/>
        </w:rPr>
        <w:t xml:space="preserve">, are included in Chapter 3. </w:t>
      </w:r>
      <w:r w:rsidR="18F96B5C" w:rsidRPr="001EBCFD">
        <w:rPr>
          <w:rFonts w:ascii="Times New Roman" w:eastAsia="Times New Roman" w:hAnsi="Times New Roman" w:cs="Times New Roman"/>
          <w:sz w:val="28"/>
          <w:szCs w:val="28"/>
        </w:rPr>
        <w:t>Chapter 4 will present the results of the study in relation to the research aims outlined earlier and provide a detailed discussion of the findings.</w:t>
      </w:r>
      <w:r w:rsidR="5231FDD3" w:rsidRPr="001EBCFD">
        <w:rPr>
          <w:rFonts w:ascii="Times New Roman" w:eastAsia="Times New Roman" w:hAnsi="Times New Roman" w:cs="Times New Roman"/>
          <w:sz w:val="28"/>
          <w:szCs w:val="28"/>
        </w:rPr>
        <w:t xml:space="preserve"> </w:t>
      </w:r>
      <w:r w:rsidR="5986C9F0" w:rsidRPr="001EBCFD">
        <w:rPr>
          <w:rFonts w:ascii="Times New Roman" w:eastAsia="Times New Roman" w:hAnsi="Times New Roman" w:cs="Times New Roman"/>
          <w:sz w:val="28"/>
          <w:szCs w:val="28"/>
        </w:rPr>
        <w:t xml:space="preserve">Chapter 5 will discuss the research impact, limitations and future work. </w:t>
      </w:r>
      <w:r w:rsidR="2D10DA2A" w:rsidRPr="001EBCFD">
        <w:rPr>
          <w:rFonts w:ascii="Times New Roman" w:eastAsia="Times New Roman" w:hAnsi="Times New Roman" w:cs="Times New Roman"/>
          <w:sz w:val="28"/>
          <w:szCs w:val="28"/>
        </w:rPr>
        <w:t xml:space="preserve">Finally, Chapter 6 will provide the concluding remarks for this study. </w:t>
      </w:r>
    </w:p>
    <w:p w14:paraId="3596849C" w14:textId="0E80A1E4" w:rsidR="001EBCFD" w:rsidRDefault="001EBCFD" w:rsidP="001EBCFD">
      <w:pPr>
        <w:spacing w:after="0" w:line="360" w:lineRule="auto"/>
        <w:jc w:val="both"/>
      </w:pPr>
    </w:p>
    <w:p w14:paraId="66491EC1" w14:textId="7CFCA254" w:rsidR="01804CDB" w:rsidRDefault="01804CDB" w:rsidP="001EBCFD">
      <w:pPr>
        <w:spacing w:after="0" w:line="360" w:lineRule="auto"/>
        <w:rPr>
          <w:rFonts w:ascii="Times New Roman" w:eastAsia="Times New Roman" w:hAnsi="Times New Roman" w:cs="Times New Roman"/>
          <w:b/>
          <w:bCs/>
          <w:sz w:val="28"/>
          <w:szCs w:val="28"/>
        </w:rPr>
      </w:pPr>
      <w:r w:rsidRPr="001EBCFD">
        <w:rPr>
          <w:rFonts w:ascii="Times New Roman" w:eastAsia="Times New Roman" w:hAnsi="Times New Roman" w:cs="Times New Roman"/>
          <w:b/>
          <w:bCs/>
          <w:sz w:val="28"/>
          <w:szCs w:val="28"/>
        </w:rPr>
        <w:t>2. Literature Review</w:t>
      </w:r>
    </w:p>
    <w:p w14:paraId="3B1C038F" w14:textId="4E7A8094" w:rsidR="01804CDB" w:rsidRPr="00A11F54" w:rsidRDefault="15DF2F4B" w:rsidP="00A11F54">
      <w:pPr>
        <w:spacing w:after="0" w:line="360" w:lineRule="auto"/>
        <w:ind w:firstLine="720"/>
        <w:jc w:val="both"/>
        <w:rPr>
          <w:rFonts w:ascii="Times New Roman" w:eastAsia="Times New Roman" w:hAnsi="Times New Roman" w:cs="Times New Roman"/>
          <w:sz w:val="28"/>
          <w:szCs w:val="28"/>
          <w:rPrChange w:id="21" w:author="Jun Kiat Ng" w:date="2025-02-26T13:07:00Z" w16du:dateUtc="2025-02-26T02:07:00Z">
            <w:rPr>
              <w:sz w:val="28"/>
              <w:szCs w:val="28"/>
            </w:rPr>
          </w:rPrChange>
        </w:rPr>
      </w:pPr>
      <w:r w:rsidRPr="644C8F61">
        <w:rPr>
          <w:rFonts w:ascii="Times New Roman" w:eastAsia="Times New Roman" w:hAnsi="Times New Roman" w:cs="Times New Roman"/>
          <w:sz w:val="28"/>
          <w:szCs w:val="28"/>
        </w:rPr>
        <w:t xml:space="preserve">Research papers that model the effect of health interventions on QALYs and HSCs use </w:t>
      </w:r>
      <w:r w:rsidR="211C24A1" w:rsidRPr="644C8F61">
        <w:rPr>
          <w:rFonts w:ascii="Times New Roman" w:eastAsia="Times New Roman" w:hAnsi="Times New Roman" w:cs="Times New Roman"/>
          <w:sz w:val="28"/>
          <w:szCs w:val="28"/>
        </w:rPr>
        <w:t>a</w:t>
      </w:r>
      <w:r w:rsidR="4D6B1EF0" w:rsidRPr="644C8F61">
        <w:rPr>
          <w:rFonts w:ascii="Times New Roman" w:eastAsia="Times New Roman" w:hAnsi="Times New Roman" w:cs="Times New Roman"/>
          <w:sz w:val="28"/>
          <w:szCs w:val="28"/>
        </w:rPr>
        <w:t xml:space="preserve"> Proportional Multistate Life Table Model</w:t>
      </w:r>
      <w:commentRangeStart w:id="22"/>
      <w:r w:rsidR="4D6B1EF0" w:rsidRPr="644C8F61">
        <w:rPr>
          <w:rFonts w:ascii="Times New Roman" w:eastAsia="Times New Roman" w:hAnsi="Times New Roman" w:cs="Times New Roman"/>
          <w:sz w:val="28"/>
          <w:szCs w:val="28"/>
        </w:rPr>
        <w:t>.</w:t>
      </w:r>
      <w:commentRangeEnd w:id="22"/>
      <w:r w:rsidR="01804CDB">
        <w:commentReference w:id="22"/>
      </w:r>
      <w:r w:rsidR="4D6B1EF0" w:rsidRPr="644C8F61">
        <w:rPr>
          <w:sz w:val="28"/>
          <w:szCs w:val="28"/>
        </w:rPr>
        <w:t xml:space="preserve"> </w:t>
      </w:r>
      <w:r w:rsidR="2C461470" w:rsidRPr="644C8F61">
        <w:rPr>
          <w:rFonts w:ascii="Times New Roman" w:eastAsia="Times New Roman" w:hAnsi="Times New Roman" w:cs="Times New Roman"/>
          <w:sz w:val="28"/>
          <w:szCs w:val="28"/>
        </w:rPr>
        <w:t>The findings from these studies are integrated into the</w:t>
      </w:r>
      <w:r w:rsidR="7A0AE148" w:rsidRPr="644C8F61">
        <w:rPr>
          <w:rFonts w:ascii="Times New Roman" w:eastAsia="Times New Roman" w:hAnsi="Times New Roman" w:cs="Times New Roman"/>
          <w:sz w:val="28"/>
          <w:szCs w:val="28"/>
        </w:rPr>
        <w:t xml:space="preserve"> </w:t>
      </w:r>
      <w:r w:rsidR="08E7903D" w:rsidRPr="644C8F61">
        <w:rPr>
          <w:rFonts w:ascii="Times New Roman" w:eastAsia="Times New Roman" w:hAnsi="Times New Roman" w:cs="Times New Roman"/>
          <w:sz w:val="28"/>
          <w:szCs w:val="28"/>
        </w:rPr>
        <w:t xml:space="preserve">Burden of Disease Epidemiology, Equity and Cost-Effectiveness </w:t>
      </w:r>
      <w:r w:rsidR="4BB6337C" w:rsidRPr="644C8F61">
        <w:rPr>
          <w:rFonts w:ascii="Times New Roman" w:eastAsia="Times New Roman" w:hAnsi="Times New Roman" w:cs="Times New Roman"/>
          <w:sz w:val="28"/>
          <w:szCs w:val="28"/>
        </w:rPr>
        <w:t>(BODE3) Health Intervention League Table.</w:t>
      </w:r>
      <w:r w:rsidR="41A36141" w:rsidRPr="644C8F61">
        <w:rPr>
          <w:rFonts w:ascii="Times New Roman" w:eastAsia="Times New Roman" w:hAnsi="Times New Roman" w:cs="Times New Roman"/>
          <w:sz w:val="28"/>
          <w:szCs w:val="28"/>
        </w:rPr>
        <w:t xml:space="preserve"> </w:t>
      </w:r>
      <w:ins w:id="23" w:author="Jun Kiat Ng" w:date="2025-02-26T13:00:00Z" w16du:dateUtc="2025-02-26T02:00:00Z">
        <w:r w:rsidR="00A11F54">
          <w:rPr>
            <w:rFonts w:ascii="Times New Roman" w:eastAsia="Times New Roman" w:hAnsi="Times New Roman" w:cs="Times New Roman"/>
            <w:sz w:val="28"/>
            <w:szCs w:val="28"/>
          </w:rPr>
          <w:t>In the BODE</w:t>
        </w:r>
      </w:ins>
      <w:ins w:id="24" w:author="Jun Kiat Ng" w:date="2025-02-26T13:01:00Z" w16du:dateUtc="2025-02-26T02:01:00Z">
        <w:r w:rsidR="00A11F54">
          <w:rPr>
            <w:rFonts w:ascii="Times New Roman" w:eastAsia="Times New Roman" w:hAnsi="Times New Roman" w:cs="Times New Roman"/>
            <w:sz w:val="28"/>
            <w:szCs w:val="28"/>
          </w:rPr>
          <w:t xml:space="preserve">3 Table, </w:t>
        </w:r>
      </w:ins>
      <w:del w:id="25" w:author="Jun Kiat Ng" w:date="2025-02-26T13:01:00Z" w16du:dateUtc="2025-02-26T02:01:00Z">
        <w:r w:rsidR="41A36141" w:rsidRPr="644C8F61" w:rsidDel="00A11F54">
          <w:rPr>
            <w:rFonts w:ascii="Times New Roman" w:eastAsia="Times New Roman" w:hAnsi="Times New Roman" w:cs="Times New Roman"/>
            <w:sz w:val="28"/>
            <w:szCs w:val="28"/>
          </w:rPr>
          <w:delText>T</w:delText>
        </w:r>
      </w:del>
      <w:ins w:id="26" w:author="Jun Kiat Ng" w:date="2025-02-26T13:01:00Z" w16du:dateUtc="2025-02-26T02:01:00Z">
        <w:r w:rsidR="00A11F54">
          <w:rPr>
            <w:rFonts w:ascii="Times New Roman" w:eastAsia="Times New Roman" w:hAnsi="Times New Roman" w:cs="Times New Roman"/>
            <w:sz w:val="28"/>
            <w:szCs w:val="28"/>
          </w:rPr>
          <w:t>t</w:t>
        </w:r>
      </w:ins>
      <w:r w:rsidR="41A36141" w:rsidRPr="644C8F61">
        <w:rPr>
          <w:rFonts w:ascii="Times New Roman" w:eastAsia="Times New Roman" w:hAnsi="Times New Roman" w:cs="Times New Roman"/>
          <w:sz w:val="28"/>
          <w:szCs w:val="28"/>
        </w:rPr>
        <w:t>here</w:t>
      </w:r>
      <w:ins w:id="27" w:author="Jun Kiat Ng" w:date="2025-02-26T13:00:00Z" w16du:dateUtc="2025-02-26T02:00:00Z">
        <w:r w:rsidR="00A11F54">
          <w:rPr>
            <w:rFonts w:ascii="Times New Roman" w:eastAsia="Times New Roman" w:hAnsi="Times New Roman" w:cs="Times New Roman"/>
            <w:sz w:val="28"/>
            <w:szCs w:val="28"/>
          </w:rPr>
          <w:t xml:space="preserve"> are</w:t>
        </w:r>
      </w:ins>
      <w:del w:id="28" w:author="Jun Kiat Ng" w:date="2025-02-26T13:00:00Z" w16du:dateUtc="2025-02-26T02:00:00Z">
        <w:r w:rsidR="41A36141" w:rsidRPr="644C8F61" w:rsidDel="00A11F54">
          <w:rPr>
            <w:rFonts w:ascii="Times New Roman" w:eastAsia="Times New Roman" w:hAnsi="Times New Roman" w:cs="Times New Roman"/>
            <w:sz w:val="28"/>
            <w:szCs w:val="28"/>
          </w:rPr>
          <w:delText xml:space="preserve"> is</w:delText>
        </w:r>
      </w:del>
      <w:r w:rsidR="41A36141" w:rsidRPr="644C8F61">
        <w:rPr>
          <w:rFonts w:ascii="Times New Roman" w:eastAsia="Times New Roman" w:hAnsi="Times New Roman" w:cs="Times New Roman"/>
          <w:sz w:val="28"/>
          <w:szCs w:val="28"/>
        </w:rPr>
        <w:t xml:space="preserve"> a total of 9 research papers that specifically study the effect of </w:t>
      </w:r>
      <w:ins w:id="29" w:author="Jun Kiat Ng" w:date="2025-02-26T13:01:00Z" w16du:dateUtc="2025-02-26T02:01:00Z">
        <w:r w:rsidR="00A11F54">
          <w:rPr>
            <w:rFonts w:ascii="Times New Roman" w:eastAsia="Times New Roman" w:hAnsi="Times New Roman" w:cs="Times New Roman"/>
            <w:sz w:val="28"/>
            <w:szCs w:val="28"/>
          </w:rPr>
          <w:t xml:space="preserve">smoking-related </w:t>
        </w:r>
      </w:ins>
      <w:r w:rsidR="41A36141" w:rsidRPr="644C8F61">
        <w:rPr>
          <w:rFonts w:ascii="Times New Roman" w:eastAsia="Times New Roman" w:hAnsi="Times New Roman" w:cs="Times New Roman"/>
          <w:sz w:val="28"/>
          <w:szCs w:val="28"/>
        </w:rPr>
        <w:t xml:space="preserve">health interventions on </w:t>
      </w:r>
      <w:del w:id="30" w:author="Jun Kiat Ng" w:date="2025-02-26T13:00:00Z" w16du:dateUtc="2025-02-26T02:00:00Z">
        <w:r w:rsidR="41A36141" w:rsidRPr="644C8F61" w:rsidDel="00A11F54">
          <w:rPr>
            <w:rFonts w:ascii="Times New Roman" w:eastAsia="Times New Roman" w:hAnsi="Times New Roman" w:cs="Times New Roman"/>
            <w:sz w:val="28"/>
            <w:szCs w:val="28"/>
          </w:rPr>
          <w:delText xml:space="preserve">health </w:delText>
        </w:r>
      </w:del>
      <w:ins w:id="31" w:author="Jun Kiat Ng" w:date="2025-02-26T13:00:00Z" w16du:dateUtc="2025-02-26T02:00:00Z">
        <w:r w:rsidR="00A11F54">
          <w:rPr>
            <w:rFonts w:ascii="Times New Roman" w:eastAsia="Times New Roman" w:hAnsi="Times New Roman" w:cs="Times New Roman"/>
            <w:sz w:val="28"/>
            <w:szCs w:val="28"/>
          </w:rPr>
          <w:t>health</w:t>
        </w:r>
        <w:r w:rsidR="00A11F54" w:rsidRPr="644C8F61">
          <w:rPr>
            <w:rFonts w:ascii="Times New Roman" w:eastAsia="Times New Roman" w:hAnsi="Times New Roman" w:cs="Times New Roman"/>
            <w:sz w:val="28"/>
            <w:szCs w:val="28"/>
          </w:rPr>
          <w:t xml:space="preserve"> </w:t>
        </w:r>
      </w:ins>
      <w:r w:rsidR="41A36141" w:rsidRPr="644C8F61">
        <w:rPr>
          <w:rFonts w:ascii="Times New Roman" w:eastAsia="Times New Roman" w:hAnsi="Times New Roman" w:cs="Times New Roman"/>
          <w:sz w:val="28"/>
          <w:szCs w:val="28"/>
        </w:rPr>
        <w:t xml:space="preserve">outcomes in New Zealand. </w:t>
      </w:r>
    </w:p>
    <w:p w14:paraId="4A7A9FC9" w14:textId="77777777" w:rsidR="00A11F54" w:rsidRDefault="00A11F54" w:rsidP="001EBCFD">
      <w:pPr>
        <w:spacing w:after="0" w:line="360" w:lineRule="auto"/>
        <w:jc w:val="both"/>
        <w:rPr>
          <w:ins w:id="32" w:author="Jun Kiat Ng" w:date="2025-02-26T13:07:00Z" w16du:dateUtc="2025-02-26T02:07:00Z"/>
          <w:sz w:val="28"/>
          <w:szCs w:val="28"/>
        </w:rPr>
      </w:pPr>
    </w:p>
    <w:p w14:paraId="460A7CDB" w14:textId="53C17F08" w:rsidR="006A265F" w:rsidRPr="006A265F" w:rsidRDefault="00A11F54">
      <w:pPr>
        <w:spacing w:after="0" w:line="360" w:lineRule="auto"/>
        <w:rPr>
          <w:ins w:id="33" w:author="Jun Kiat Ng" w:date="2025-02-26T13:11:00Z" w16du:dateUtc="2025-02-26T02:11:00Z"/>
          <w:rFonts w:ascii="Times New Roman" w:eastAsia="Times New Roman" w:hAnsi="Times New Roman" w:cs="Times New Roman"/>
          <w:color w:val="000000" w:themeColor="text1"/>
          <w:sz w:val="28"/>
          <w:szCs w:val="28"/>
          <w:rPrChange w:id="34" w:author="Jun Kiat Ng" w:date="2025-02-26T13:11:00Z" w16du:dateUtc="2025-02-26T02:11:00Z">
            <w:rPr>
              <w:ins w:id="35" w:author="Jun Kiat Ng" w:date="2025-02-26T13:11:00Z" w16du:dateUtc="2025-02-26T02:11:00Z"/>
            </w:rPr>
          </w:rPrChange>
        </w:rPr>
        <w:pPrChange w:id="36" w:author="Jun Kiat Ng" w:date="2025-02-26T13:11:00Z" w16du:dateUtc="2025-02-26T02:11:00Z">
          <w:pPr>
            <w:pStyle w:val="ListParagraph"/>
            <w:numPr>
              <w:ilvl w:val="1"/>
              <w:numId w:val="3"/>
            </w:numPr>
            <w:spacing w:after="0" w:line="360" w:lineRule="auto"/>
            <w:ind w:left="1440" w:hanging="360"/>
          </w:pPr>
        </w:pPrChange>
      </w:pPr>
      <w:ins w:id="37" w:author="Jun Kiat Ng" w:date="2025-02-26T13:07:00Z" w16du:dateUtc="2025-02-26T02:07:00Z">
        <w:r w:rsidRPr="006A265F">
          <w:rPr>
            <w:rFonts w:ascii="Times New Roman" w:eastAsia="Times New Roman" w:hAnsi="Times New Roman" w:cs="Times New Roman"/>
            <w:b/>
            <w:bCs/>
            <w:sz w:val="28"/>
            <w:szCs w:val="28"/>
            <w:rPrChange w:id="38" w:author="Jun Kiat Ng" w:date="2025-02-26T13:11:00Z" w16du:dateUtc="2025-02-26T02:11:00Z">
              <w:rPr>
                <w:rFonts w:ascii="Times New Roman" w:hAnsi="Times New Roman" w:cs="Times New Roman"/>
                <w:b/>
                <w:bCs/>
                <w:sz w:val="28"/>
                <w:szCs w:val="28"/>
              </w:rPr>
            </w:rPrChange>
          </w:rPr>
          <w:t>2.1</w:t>
        </w:r>
      </w:ins>
      <w:r w:rsidR="67CE94E7" w:rsidRPr="006A265F">
        <w:rPr>
          <w:b/>
          <w:bCs/>
          <w:sz w:val="28"/>
          <w:szCs w:val="28"/>
          <w:rPrChange w:id="39" w:author="Jun Kiat Ng" w:date="2025-02-26T13:11:00Z" w16du:dateUtc="2025-02-26T02:11:00Z">
            <w:rPr/>
          </w:rPrChange>
        </w:rPr>
        <w:t xml:space="preserve"> </w:t>
      </w:r>
      <w:ins w:id="40" w:author="Jun Kiat Ng" w:date="2025-02-26T13:11:00Z" w16du:dateUtc="2025-02-26T02:11:00Z">
        <w:r w:rsidR="006A265F" w:rsidRPr="006A265F">
          <w:rPr>
            <w:rFonts w:ascii="Times New Roman" w:eastAsia="Times New Roman" w:hAnsi="Times New Roman" w:cs="Times New Roman"/>
            <w:b/>
            <w:bCs/>
            <w:color w:val="000000" w:themeColor="text1"/>
            <w:sz w:val="28"/>
            <w:szCs w:val="28"/>
            <w:rPrChange w:id="41" w:author="Jun Kiat Ng" w:date="2025-02-26T13:11:00Z" w16du:dateUtc="2025-02-26T02:11:00Z">
              <w:rPr/>
            </w:rPrChange>
          </w:rPr>
          <w:t>Machine Learning Methods in Health Economics</w:t>
        </w:r>
      </w:ins>
    </w:p>
    <w:p w14:paraId="75162BD1" w14:textId="3AA7BE03" w:rsidR="67CE94E7" w:rsidDel="00FE0D34" w:rsidRDefault="006A265F" w:rsidP="006A265F">
      <w:pPr>
        <w:pStyle w:val="ListParagraph"/>
        <w:spacing w:after="0" w:line="360" w:lineRule="auto"/>
        <w:ind w:left="0"/>
        <w:jc w:val="both"/>
        <w:rPr>
          <w:del w:id="42" w:author="Jun Kiat Ng" w:date="2025-02-26T12:59:00Z" w16du:dateUtc="2025-02-26T01:59:00Z"/>
          <w:rFonts w:ascii="Times New Roman" w:hAnsi="Times New Roman" w:cs="Times New Roman"/>
          <w:sz w:val="28"/>
          <w:szCs w:val="28"/>
        </w:rPr>
      </w:pPr>
      <w:ins w:id="43" w:author="Jun Kiat Ng" w:date="2025-02-26T13:11:00Z" w16du:dateUtc="2025-02-26T02:11:00Z">
        <w:r>
          <w:rPr>
            <w:rFonts w:ascii="Times New Roman" w:hAnsi="Times New Roman" w:cs="Times New Roman"/>
            <w:sz w:val="28"/>
            <w:szCs w:val="28"/>
          </w:rPr>
          <w:tab/>
        </w:r>
      </w:ins>
      <w:ins w:id="44" w:author="Jun Kiat Ng" w:date="2025-02-26T13:20:00Z" w16du:dateUtc="2025-02-26T02:20:00Z">
        <w:r w:rsidR="00025A77">
          <w:rPr>
            <w:rFonts w:ascii="Times New Roman" w:hAnsi="Times New Roman" w:cs="Times New Roman"/>
            <w:sz w:val="28"/>
            <w:szCs w:val="28"/>
          </w:rPr>
          <w:t xml:space="preserve">Recent advancements in technology </w:t>
        </w:r>
      </w:ins>
      <w:ins w:id="45" w:author="Jun Kiat Ng" w:date="2025-02-26T13:22:00Z" w16du:dateUtc="2025-02-26T02:22:00Z">
        <w:r w:rsidR="00025A77">
          <w:rPr>
            <w:rFonts w:ascii="Times New Roman" w:hAnsi="Times New Roman" w:cs="Times New Roman"/>
            <w:sz w:val="28"/>
            <w:szCs w:val="28"/>
          </w:rPr>
          <w:t>have</w:t>
        </w:r>
      </w:ins>
      <w:ins w:id="46" w:author="Jun Kiat Ng" w:date="2025-02-26T13:21:00Z" w16du:dateUtc="2025-02-26T02:21:00Z">
        <w:r w:rsidR="00025A77">
          <w:rPr>
            <w:rFonts w:ascii="Times New Roman" w:hAnsi="Times New Roman" w:cs="Times New Roman"/>
            <w:sz w:val="28"/>
            <w:szCs w:val="28"/>
          </w:rPr>
          <w:t xml:space="preserve"> ushered in a widespread use of machine learning methods in health economics. </w:t>
        </w:r>
      </w:ins>
      <w:ins w:id="47" w:author="Jun Kiat Ng" w:date="2025-02-26T13:22:00Z" w16du:dateUtc="2025-02-26T02:22:00Z">
        <w:r w:rsidR="00025A77">
          <w:rPr>
            <w:rFonts w:ascii="Times New Roman" w:hAnsi="Times New Roman" w:cs="Times New Roman"/>
            <w:sz w:val="28"/>
            <w:szCs w:val="28"/>
          </w:rPr>
          <w:t xml:space="preserve">One reason is the introduction of wearable technology such as fitness trackers, that </w:t>
        </w:r>
      </w:ins>
      <w:ins w:id="48" w:author="Jun Kiat Ng" w:date="2025-02-26T13:23:00Z" w16du:dateUtc="2025-02-26T02:23:00Z">
        <w:r w:rsidR="00025A77">
          <w:rPr>
            <w:rFonts w:ascii="Times New Roman" w:hAnsi="Times New Roman" w:cs="Times New Roman"/>
            <w:sz w:val="28"/>
            <w:szCs w:val="28"/>
          </w:rPr>
          <w:t>capture personal data at any given moment</w:t>
        </w:r>
      </w:ins>
      <w:ins w:id="49" w:author="Jun Kiat Ng" w:date="2025-02-26T13:26:00Z" w16du:dateUtc="2025-02-26T02:26:00Z">
        <w:r w:rsidR="00025A77">
          <w:rPr>
            <w:rFonts w:ascii="Times New Roman" w:hAnsi="Times New Roman" w:cs="Times New Roman"/>
            <w:sz w:val="28"/>
            <w:szCs w:val="28"/>
          </w:rPr>
          <w:t>. Such technologies</w:t>
        </w:r>
      </w:ins>
      <w:ins w:id="50" w:author="Jun Kiat Ng" w:date="2025-02-26T13:42:00Z" w16du:dateUtc="2025-02-26T02:42:00Z">
        <w:r w:rsidR="00FE0D34">
          <w:rPr>
            <w:rFonts w:ascii="Times New Roman" w:hAnsi="Times New Roman" w:cs="Times New Roman"/>
            <w:sz w:val="28"/>
            <w:szCs w:val="28"/>
          </w:rPr>
          <w:t xml:space="preserve">, in </w:t>
        </w:r>
      </w:ins>
      <w:ins w:id="51" w:author="Jun Kiat Ng" w:date="2025-02-26T13:43:00Z" w16du:dateUtc="2025-02-26T02:43:00Z">
        <w:r w:rsidR="00FE0D34">
          <w:rPr>
            <w:rFonts w:ascii="Times New Roman" w:hAnsi="Times New Roman" w:cs="Times New Roman"/>
            <w:sz w:val="28"/>
            <w:szCs w:val="28"/>
          </w:rPr>
          <w:t>addition to more traditional sources such as electronic medical records (EMRs)</w:t>
        </w:r>
      </w:ins>
      <w:ins w:id="52" w:author="Jun Kiat Ng" w:date="2025-02-26T13:26:00Z" w16du:dateUtc="2025-02-26T02:26:00Z">
        <w:r w:rsidR="00025A77">
          <w:rPr>
            <w:rFonts w:ascii="Times New Roman" w:hAnsi="Times New Roman" w:cs="Times New Roman"/>
            <w:sz w:val="28"/>
            <w:szCs w:val="28"/>
          </w:rPr>
          <w:t xml:space="preserve"> create large datasets </w:t>
        </w:r>
      </w:ins>
      <w:ins w:id="53" w:author="Jun Kiat Ng" w:date="2025-02-26T13:24:00Z" w16du:dateUtc="2025-02-26T02:24:00Z">
        <w:r w:rsidR="00025A77">
          <w:rPr>
            <w:rFonts w:ascii="Times New Roman" w:hAnsi="Times New Roman" w:cs="Times New Roman"/>
            <w:sz w:val="28"/>
            <w:szCs w:val="28"/>
          </w:rPr>
          <w:t>that can be used for machine learning</w:t>
        </w:r>
        <w:commentRangeStart w:id="54"/>
        <w:r w:rsidR="00025A77">
          <w:rPr>
            <w:rFonts w:ascii="Times New Roman" w:hAnsi="Times New Roman" w:cs="Times New Roman"/>
            <w:sz w:val="28"/>
            <w:szCs w:val="28"/>
          </w:rPr>
          <w:t>.</w:t>
        </w:r>
        <w:commentRangeEnd w:id="54"/>
        <w:r w:rsidR="00025A77">
          <w:rPr>
            <w:rStyle w:val="CommentReference"/>
          </w:rPr>
          <w:commentReference w:id="54"/>
        </w:r>
        <w:r w:rsidR="00025A77">
          <w:rPr>
            <w:rFonts w:ascii="Times New Roman" w:hAnsi="Times New Roman" w:cs="Times New Roman"/>
            <w:sz w:val="28"/>
            <w:szCs w:val="28"/>
          </w:rPr>
          <w:t xml:space="preserve"> </w:t>
        </w:r>
      </w:ins>
    </w:p>
    <w:p w14:paraId="118FF920" w14:textId="58687DB8" w:rsidR="003C292F" w:rsidRPr="006A265F" w:rsidRDefault="00FE0D34">
      <w:pPr>
        <w:pStyle w:val="ListParagraph"/>
        <w:spacing w:after="0" w:line="360" w:lineRule="auto"/>
        <w:ind w:left="0"/>
        <w:jc w:val="both"/>
        <w:rPr>
          <w:ins w:id="55" w:author="Jun Kiat Ng" w:date="2025-02-26T13:41:00Z" w16du:dateUtc="2025-02-26T02:41:00Z"/>
          <w:rFonts w:ascii="Times New Roman" w:hAnsi="Times New Roman" w:cs="Times New Roman"/>
          <w:sz w:val="28"/>
          <w:szCs w:val="28"/>
          <w:rPrChange w:id="56" w:author="Jun Kiat Ng" w:date="2025-02-26T13:11:00Z" w16du:dateUtc="2025-02-26T02:11:00Z">
            <w:rPr>
              <w:ins w:id="57" w:author="Jun Kiat Ng" w:date="2025-02-26T13:41:00Z" w16du:dateUtc="2025-02-26T02:41:00Z"/>
              <w:sz w:val="28"/>
              <w:szCs w:val="28"/>
            </w:rPr>
          </w:rPrChange>
        </w:rPr>
        <w:pPrChange w:id="58" w:author="Jun Kiat Ng" w:date="2025-02-26T13:07:00Z" w16du:dateUtc="2025-02-26T02:07:00Z">
          <w:pPr>
            <w:spacing w:after="0" w:line="360" w:lineRule="auto"/>
            <w:jc w:val="both"/>
          </w:pPr>
        </w:pPrChange>
      </w:pPr>
      <w:ins w:id="59" w:author="Jun Kiat Ng" w:date="2025-02-26T13:48:00Z">
        <w:r w:rsidRPr="5267A4FF">
          <w:rPr>
            <w:rFonts w:ascii="Times New Roman" w:hAnsi="Times New Roman" w:cs="Times New Roman"/>
            <w:sz w:val="28"/>
            <w:szCs w:val="28"/>
          </w:rPr>
          <w:t>In health economics, machine learning is</w:t>
        </w:r>
      </w:ins>
      <w:ins w:id="60" w:author="Jun Kiat Ng" w:date="2025-02-26T13:41:00Z">
        <w:r w:rsidRPr="5267A4FF">
          <w:rPr>
            <w:rFonts w:ascii="Times New Roman" w:hAnsi="Times New Roman" w:cs="Times New Roman"/>
            <w:sz w:val="28"/>
            <w:szCs w:val="28"/>
          </w:rPr>
          <w:t xml:space="preserve"> primarily used </w:t>
        </w:r>
      </w:ins>
      <w:ins w:id="61" w:author="Jun Kiat Ng" w:date="2025-02-26T13:51:00Z">
        <w:r w:rsidRPr="5267A4FF">
          <w:rPr>
            <w:rFonts w:ascii="Times New Roman" w:hAnsi="Times New Roman" w:cs="Times New Roman"/>
            <w:sz w:val="28"/>
            <w:szCs w:val="28"/>
          </w:rPr>
          <w:t xml:space="preserve">to predict the </w:t>
        </w:r>
        <w:r w:rsidR="003C292F" w:rsidRPr="5267A4FF">
          <w:rPr>
            <w:rFonts w:ascii="Times New Roman" w:hAnsi="Times New Roman" w:cs="Times New Roman"/>
            <w:sz w:val="28"/>
            <w:szCs w:val="28"/>
          </w:rPr>
          <w:t xml:space="preserve">probability of a clinical event, disease </w:t>
        </w:r>
      </w:ins>
      <w:ins w:id="62" w:author="Jun Kiat Ng" w:date="2025-02-26T13:52:00Z">
        <w:r w:rsidR="003C292F" w:rsidRPr="5267A4FF">
          <w:rPr>
            <w:rFonts w:ascii="Times New Roman" w:hAnsi="Times New Roman" w:cs="Times New Roman"/>
            <w:sz w:val="28"/>
            <w:szCs w:val="28"/>
          </w:rPr>
          <w:t xml:space="preserve">incidence, or treatment outcomes. </w:t>
        </w:r>
      </w:ins>
      <w:ins w:id="63" w:author="Jun Kiat Ng" w:date="2025-02-26T13:55:00Z">
        <w:r w:rsidR="003C292F" w:rsidRPr="5267A4FF">
          <w:rPr>
            <w:rFonts w:ascii="Times New Roman" w:hAnsi="Times New Roman" w:cs="Times New Roman"/>
            <w:sz w:val="28"/>
            <w:szCs w:val="28"/>
          </w:rPr>
          <w:t xml:space="preserve">For example, researchers can estimate the probability of disease incidence by developing predictive models using large datasets containing personal information. In these models, the input variables represent individuals' personal characteristics, while the output variable indicates the presence or absence of the disease. Machine learning was less used to predict </w:t>
        </w:r>
      </w:ins>
      <w:ins w:id="64" w:author="Jun Kiat Ng" w:date="2025-02-26T13:41:00Z">
        <w:r w:rsidRPr="5267A4FF">
          <w:rPr>
            <w:rFonts w:ascii="Times New Roman" w:hAnsi="Times New Roman" w:cs="Times New Roman"/>
            <w:sz w:val="28"/>
            <w:szCs w:val="28"/>
          </w:rPr>
          <w:t xml:space="preserve">economic outcomes such as </w:t>
        </w:r>
      </w:ins>
      <w:ins w:id="65" w:author="Jun Kiat Ng" w:date="2025-02-26T13:56:00Z">
        <w:r w:rsidR="003C292F" w:rsidRPr="5267A4FF">
          <w:rPr>
            <w:rFonts w:ascii="Times New Roman" w:hAnsi="Times New Roman" w:cs="Times New Roman"/>
            <w:sz w:val="28"/>
            <w:szCs w:val="28"/>
          </w:rPr>
          <w:t>HSCs</w:t>
        </w:r>
      </w:ins>
      <w:ins w:id="66" w:author="Jun Kiat Ng" w:date="2025-02-26T13:41:00Z">
        <w:r w:rsidRPr="5267A4FF">
          <w:rPr>
            <w:rFonts w:ascii="Times New Roman" w:hAnsi="Times New Roman" w:cs="Times New Roman"/>
            <w:sz w:val="28"/>
            <w:szCs w:val="28"/>
          </w:rPr>
          <w:t>. Tree-based methods</w:t>
        </w:r>
      </w:ins>
      <w:ins w:id="67" w:author="Jun Kiat Ng" w:date="2025-02-26T13:57:00Z">
        <w:r w:rsidR="003C292F" w:rsidRPr="5267A4FF">
          <w:rPr>
            <w:rFonts w:ascii="Times New Roman" w:hAnsi="Times New Roman" w:cs="Times New Roman"/>
            <w:sz w:val="28"/>
            <w:szCs w:val="28"/>
          </w:rPr>
          <w:t xml:space="preserve"> such as </w:t>
        </w:r>
      </w:ins>
      <w:ins w:id="68" w:author="Jun Kiat Ng" w:date="2025-02-26T13:41:00Z">
        <w:r w:rsidRPr="5267A4FF">
          <w:rPr>
            <w:rFonts w:ascii="Times New Roman" w:hAnsi="Times New Roman" w:cs="Times New Roman"/>
            <w:sz w:val="28"/>
            <w:szCs w:val="28"/>
          </w:rPr>
          <w:t xml:space="preserve">random forests and boosting were the </w:t>
        </w:r>
      </w:ins>
      <w:ins w:id="69" w:author="Jun Kiat Ng" w:date="2025-02-26T13:57:00Z">
        <w:r w:rsidR="003C292F" w:rsidRPr="5267A4FF">
          <w:rPr>
            <w:rFonts w:ascii="Times New Roman" w:hAnsi="Times New Roman" w:cs="Times New Roman"/>
            <w:sz w:val="28"/>
            <w:szCs w:val="28"/>
          </w:rPr>
          <w:t>most used machine learning methods due to their ease of application and intuitiveness</w:t>
        </w:r>
        <w:commentRangeStart w:id="70"/>
        <w:r w:rsidR="003C292F" w:rsidRPr="5267A4FF">
          <w:rPr>
            <w:rFonts w:ascii="Times New Roman" w:hAnsi="Times New Roman" w:cs="Times New Roman"/>
            <w:sz w:val="28"/>
            <w:szCs w:val="28"/>
          </w:rPr>
          <w:t>.</w:t>
        </w:r>
      </w:ins>
      <w:commentRangeEnd w:id="70"/>
      <w:r>
        <w:rPr>
          <w:rStyle w:val="CommentReference"/>
        </w:rPr>
        <w:commentReference w:id="70"/>
      </w:r>
      <w:ins w:id="71" w:author="Jun Kiat Ng" w:date="2025-02-26T13:57:00Z">
        <w:r w:rsidR="003C292F" w:rsidRPr="5267A4FF">
          <w:rPr>
            <w:rFonts w:ascii="Times New Roman" w:hAnsi="Times New Roman" w:cs="Times New Roman"/>
            <w:sz w:val="28"/>
            <w:szCs w:val="28"/>
          </w:rPr>
          <w:t xml:space="preserve"> </w:t>
        </w:r>
      </w:ins>
      <w:ins w:id="72" w:author="Jun Kiat Ng" w:date="2025-02-26T14:09:00Z">
        <w:r w:rsidR="0006267B" w:rsidRPr="5267A4FF">
          <w:rPr>
            <w:rFonts w:ascii="Times New Roman" w:hAnsi="Times New Roman" w:cs="Times New Roman"/>
            <w:sz w:val="28"/>
            <w:szCs w:val="28"/>
          </w:rPr>
          <w:t>However, t</w:t>
        </w:r>
      </w:ins>
      <w:commentRangeStart w:id="73"/>
      <w:ins w:id="74" w:author="Jun Kiat Ng" w:date="2025-02-26T13:59:00Z">
        <w:r w:rsidR="003C292F" w:rsidRPr="5267A4FF">
          <w:rPr>
            <w:rFonts w:ascii="Times New Roman" w:hAnsi="Times New Roman" w:cs="Times New Roman"/>
            <w:sz w:val="28"/>
            <w:szCs w:val="28"/>
          </w:rPr>
          <w:t xml:space="preserve">his research deviates from the </w:t>
        </w:r>
      </w:ins>
      <w:ins w:id="75" w:author="Jun Kiat Ng" w:date="2025-02-26T14:02:00Z">
        <w:r w:rsidR="0006267B" w:rsidRPr="5267A4FF">
          <w:rPr>
            <w:rFonts w:ascii="Times New Roman" w:hAnsi="Times New Roman" w:cs="Times New Roman"/>
            <w:sz w:val="28"/>
            <w:szCs w:val="28"/>
          </w:rPr>
          <w:t>conventional</w:t>
        </w:r>
      </w:ins>
      <w:ins w:id="76" w:author="Jun Kiat Ng" w:date="2025-02-26T14:00:00Z">
        <w:r w:rsidR="003C292F" w:rsidRPr="5267A4FF">
          <w:rPr>
            <w:rFonts w:ascii="Times New Roman" w:hAnsi="Times New Roman" w:cs="Times New Roman"/>
            <w:sz w:val="28"/>
            <w:szCs w:val="28"/>
          </w:rPr>
          <w:t xml:space="preserve"> machine learning </w:t>
        </w:r>
      </w:ins>
      <w:ins w:id="77" w:author="Jun Kiat Ng" w:date="2025-02-26T14:02:00Z">
        <w:r w:rsidR="0006267B" w:rsidRPr="5267A4FF">
          <w:rPr>
            <w:rFonts w:ascii="Times New Roman" w:hAnsi="Times New Roman" w:cs="Times New Roman"/>
            <w:sz w:val="28"/>
            <w:szCs w:val="28"/>
          </w:rPr>
          <w:t xml:space="preserve">methodologies, further explained in </w:t>
        </w:r>
        <w:r w:rsidR="0006267B" w:rsidRPr="5267A4FF">
          <w:rPr>
            <w:rFonts w:ascii="Times New Roman" w:hAnsi="Times New Roman" w:cs="Times New Roman"/>
            <w:b/>
            <w:bCs/>
            <w:sz w:val="28"/>
            <w:szCs w:val="28"/>
          </w:rPr>
          <w:t>Chapter 3</w:t>
        </w:r>
        <w:r w:rsidR="0006267B" w:rsidRPr="5267A4FF">
          <w:rPr>
            <w:rFonts w:ascii="Times New Roman" w:hAnsi="Times New Roman" w:cs="Times New Roman"/>
            <w:sz w:val="28"/>
            <w:szCs w:val="28"/>
          </w:rPr>
          <w:t>.</w:t>
        </w:r>
      </w:ins>
      <w:ins w:id="78" w:author="Jun Kiat Ng" w:date="2025-02-26T14:03:00Z">
        <w:r w:rsidR="0006267B" w:rsidRPr="5267A4FF">
          <w:rPr>
            <w:rFonts w:ascii="Times New Roman" w:hAnsi="Times New Roman" w:cs="Times New Roman"/>
            <w:sz w:val="28"/>
            <w:szCs w:val="28"/>
          </w:rPr>
          <w:t xml:space="preserve"> </w:t>
        </w:r>
      </w:ins>
      <w:commentRangeEnd w:id="73"/>
      <w:r>
        <w:rPr>
          <w:rStyle w:val="CommentReference"/>
        </w:rPr>
        <w:commentReference w:id="73"/>
      </w:r>
      <w:ins w:id="79" w:author="Jun Kiat Ng" w:date="2025-02-26T14:05:00Z">
        <w:r w:rsidR="0006267B" w:rsidRPr="5267A4FF">
          <w:rPr>
            <w:rFonts w:ascii="Times New Roman" w:hAnsi="Times New Roman" w:cs="Times New Roman"/>
            <w:sz w:val="28"/>
            <w:szCs w:val="28"/>
          </w:rPr>
          <w:t xml:space="preserve">Instead of using a large dataset containing personal data, this research </w:t>
        </w:r>
      </w:ins>
      <w:ins w:id="80" w:author="Jun Kiat Ng" w:date="2025-02-26T14:07:00Z">
        <w:r w:rsidR="0006267B" w:rsidRPr="5267A4FF">
          <w:rPr>
            <w:rFonts w:ascii="Times New Roman" w:hAnsi="Times New Roman" w:cs="Times New Roman"/>
            <w:sz w:val="28"/>
            <w:szCs w:val="28"/>
          </w:rPr>
          <w:t xml:space="preserve">uses </w:t>
        </w:r>
      </w:ins>
      <w:ins w:id="81" w:author="Jun Kiat Ng" w:date="2025-02-26T14:05:00Z">
        <w:r w:rsidR="0006267B" w:rsidRPr="5267A4FF">
          <w:rPr>
            <w:rFonts w:ascii="Times New Roman" w:hAnsi="Times New Roman" w:cs="Times New Roman"/>
            <w:sz w:val="28"/>
            <w:szCs w:val="28"/>
          </w:rPr>
          <w:t xml:space="preserve">the results of </w:t>
        </w:r>
      </w:ins>
      <w:ins w:id="82" w:author="Jun Kiat Ng" w:date="2025-02-26T14:07:00Z">
        <w:r w:rsidR="0006267B" w:rsidRPr="5267A4FF">
          <w:rPr>
            <w:rFonts w:ascii="Times New Roman" w:hAnsi="Times New Roman" w:cs="Times New Roman"/>
            <w:sz w:val="28"/>
            <w:szCs w:val="28"/>
          </w:rPr>
          <w:t>existing literature to curate a dataset,</w:t>
        </w:r>
      </w:ins>
      <w:ins w:id="83" w:author="Jun Kiat Ng" w:date="2025-02-26T14:08:00Z">
        <w:r w:rsidR="0006267B" w:rsidRPr="5267A4FF">
          <w:rPr>
            <w:rFonts w:ascii="Times New Roman" w:hAnsi="Times New Roman" w:cs="Times New Roman"/>
            <w:sz w:val="28"/>
            <w:szCs w:val="28"/>
          </w:rPr>
          <w:t xml:space="preserve"> which will </w:t>
        </w:r>
        <w:r w:rsidR="0006267B" w:rsidRPr="5267A4FF">
          <w:rPr>
            <w:rFonts w:ascii="Times New Roman" w:hAnsi="Times New Roman" w:cs="Times New Roman"/>
            <w:sz w:val="28"/>
            <w:szCs w:val="28"/>
          </w:rPr>
          <w:lastRenderedPageBreak/>
          <w:t xml:space="preserve">be used to build a machine learning model. </w:t>
        </w:r>
      </w:ins>
      <w:ins w:id="84" w:author="Jun Kiat Ng" w:date="2025-02-26T15:02:00Z">
        <w:r w:rsidR="00B60CAB" w:rsidRPr="5267A4FF">
          <w:rPr>
            <w:rFonts w:ascii="Times New Roman" w:hAnsi="Times New Roman" w:cs="Times New Roman"/>
            <w:sz w:val="28"/>
            <w:szCs w:val="28"/>
          </w:rPr>
          <w:t>The results are retrieved from the BODE3 Health Intervention League Table</w:t>
        </w:r>
      </w:ins>
      <w:ins w:id="85" w:author="Jun Kiat Ng" w:date="2025-02-26T15:03:00Z">
        <w:r w:rsidR="00B60CAB" w:rsidRPr="5267A4FF">
          <w:rPr>
            <w:rFonts w:ascii="Times New Roman" w:hAnsi="Times New Roman" w:cs="Times New Roman"/>
            <w:sz w:val="28"/>
            <w:szCs w:val="28"/>
          </w:rPr>
          <w:t>, which will be discussed further in this chapter.</w:t>
        </w:r>
      </w:ins>
    </w:p>
    <w:p w14:paraId="404F533D" w14:textId="5D9CF590" w:rsidR="001EBCFD" w:rsidRDefault="001EBCFD" w:rsidP="001EBCFD">
      <w:pPr>
        <w:spacing w:after="0" w:line="360" w:lineRule="auto"/>
        <w:jc w:val="both"/>
        <w:rPr>
          <w:sz w:val="28"/>
          <w:szCs w:val="28"/>
        </w:rPr>
      </w:pPr>
    </w:p>
    <w:p w14:paraId="51D95BB7" w14:textId="65A418C7" w:rsidR="115E150D" w:rsidRDefault="1B241F1E" w:rsidP="644C8F61">
      <w:pPr>
        <w:pStyle w:val="ListParagraph"/>
        <w:spacing w:after="0" w:line="360" w:lineRule="auto"/>
        <w:ind w:left="0"/>
        <w:jc w:val="both"/>
        <w:rPr>
          <w:sz w:val="28"/>
          <w:szCs w:val="28"/>
        </w:rPr>
      </w:pPr>
      <w:commentRangeStart w:id="86"/>
      <w:r w:rsidRPr="45A63286">
        <w:rPr>
          <w:rFonts w:ascii="Times New Roman" w:eastAsia="Times New Roman" w:hAnsi="Times New Roman" w:cs="Times New Roman"/>
          <w:b/>
          <w:bCs/>
          <w:sz w:val="28"/>
          <w:szCs w:val="28"/>
        </w:rPr>
        <w:t>2.</w:t>
      </w:r>
      <w:ins w:id="87" w:author="Jun Kiat Ng" w:date="2025-02-26T13:07:00Z" w16du:dateUtc="2025-02-26T02:07:00Z">
        <w:r w:rsidR="006A265F">
          <w:rPr>
            <w:rFonts w:ascii="Times New Roman" w:eastAsia="Times New Roman" w:hAnsi="Times New Roman" w:cs="Times New Roman"/>
            <w:b/>
            <w:bCs/>
            <w:sz w:val="28"/>
            <w:szCs w:val="28"/>
          </w:rPr>
          <w:t>2</w:t>
        </w:r>
      </w:ins>
      <w:del w:id="88" w:author="Jun Kiat Ng" w:date="2025-02-26T13:07:00Z" w16du:dateUtc="2025-02-26T02:07:00Z">
        <w:r w:rsidRPr="45A63286" w:rsidDel="006A265F">
          <w:rPr>
            <w:rFonts w:ascii="Times New Roman" w:eastAsia="Times New Roman" w:hAnsi="Times New Roman" w:cs="Times New Roman"/>
            <w:b/>
            <w:bCs/>
            <w:sz w:val="28"/>
            <w:szCs w:val="28"/>
          </w:rPr>
          <w:delText>1</w:delText>
        </w:r>
      </w:del>
      <w:r w:rsidRPr="45A63286">
        <w:rPr>
          <w:rFonts w:ascii="Times New Roman" w:eastAsia="Times New Roman" w:hAnsi="Times New Roman" w:cs="Times New Roman"/>
          <w:b/>
          <w:bCs/>
          <w:sz w:val="28"/>
          <w:szCs w:val="28"/>
        </w:rPr>
        <w:t xml:space="preserve"> </w:t>
      </w:r>
      <w:r w:rsidR="11A64876" w:rsidRPr="45A63286">
        <w:rPr>
          <w:rFonts w:ascii="Times New Roman" w:eastAsia="Times New Roman" w:hAnsi="Times New Roman" w:cs="Times New Roman"/>
          <w:b/>
          <w:bCs/>
          <w:sz w:val="28"/>
          <w:szCs w:val="28"/>
        </w:rPr>
        <w:t>Proportional Multistate Life Table Model</w:t>
      </w:r>
      <w:commentRangeEnd w:id="86"/>
      <w:r w:rsidR="115E150D">
        <w:commentReference w:id="86"/>
      </w:r>
    </w:p>
    <w:p w14:paraId="1DADF453" w14:textId="76150C21" w:rsidR="001EBCFD" w:rsidDel="00FE0D34" w:rsidRDefault="62832818" w:rsidP="00FE0D34">
      <w:pPr>
        <w:spacing w:after="0" w:line="360" w:lineRule="auto"/>
        <w:ind w:firstLine="720"/>
        <w:jc w:val="both"/>
        <w:rPr>
          <w:del w:id="89" w:author="Jun Kiat Ng" w:date="2025-02-26T13:44:00Z" w16du:dateUtc="2025-02-26T02:44:00Z"/>
          <w:rFonts w:ascii="Times New Roman" w:eastAsia="Times New Roman" w:hAnsi="Times New Roman" w:cs="Times New Roman"/>
          <w:u w:val="single"/>
        </w:rPr>
      </w:pPr>
      <w:r w:rsidRPr="5B1C2682">
        <w:rPr>
          <w:rFonts w:ascii="Times New Roman" w:eastAsia="Times New Roman" w:hAnsi="Times New Roman" w:cs="Times New Roman"/>
          <w:sz w:val="28"/>
          <w:szCs w:val="28"/>
        </w:rPr>
        <w:t>Proportional Multistate Lifetable (PMSLT) modelling quantifies intervention impacts in terms of QALYs</w:t>
      </w:r>
      <w:ins w:id="90" w:author="Jun Kiat Ng" w:date="2025-02-26T13:02:00Z" w16du:dateUtc="2025-02-26T02:02:00Z">
        <w:r w:rsidR="00A11F54">
          <w:rPr>
            <w:rFonts w:ascii="Times New Roman" w:eastAsia="Times New Roman" w:hAnsi="Times New Roman" w:cs="Times New Roman"/>
            <w:sz w:val="28"/>
            <w:szCs w:val="28"/>
          </w:rPr>
          <w:t xml:space="preserve"> and HSCs</w:t>
        </w:r>
      </w:ins>
      <w:r w:rsidRPr="5B1C2682">
        <w:rPr>
          <w:rFonts w:ascii="Times New Roman" w:eastAsia="Times New Roman" w:hAnsi="Times New Roman" w:cs="Times New Roman"/>
          <w:sz w:val="28"/>
          <w:szCs w:val="28"/>
        </w:rPr>
        <w:t xml:space="preserve">. </w:t>
      </w:r>
      <w:r w:rsidR="060B763A" w:rsidRPr="5B1C2682">
        <w:rPr>
          <w:rFonts w:ascii="Times New Roman" w:eastAsia="Times New Roman" w:hAnsi="Times New Roman" w:cs="Times New Roman"/>
          <w:sz w:val="28"/>
          <w:szCs w:val="28"/>
        </w:rPr>
        <w:t xml:space="preserve">A key concept in this modelling method is the life table, which summarises the mortality rate, life </w:t>
      </w:r>
      <w:r w:rsidR="2D717F83" w:rsidRPr="5B1C2682">
        <w:rPr>
          <w:rFonts w:ascii="Times New Roman" w:eastAsia="Times New Roman" w:hAnsi="Times New Roman" w:cs="Times New Roman"/>
          <w:sz w:val="28"/>
          <w:szCs w:val="28"/>
        </w:rPr>
        <w:t>expectancy</w:t>
      </w:r>
      <w:r w:rsidR="060B763A" w:rsidRPr="5B1C2682">
        <w:rPr>
          <w:rFonts w:ascii="Times New Roman" w:eastAsia="Times New Roman" w:hAnsi="Times New Roman" w:cs="Times New Roman"/>
          <w:sz w:val="28"/>
          <w:szCs w:val="28"/>
        </w:rPr>
        <w:t xml:space="preserve">, and QALY (denoted as Health-adjusted life-years in </w:t>
      </w:r>
      <w:r w:rsidR="060B763A" w:rsidRPr="5B1C2682">
        <w:rPr>
          <w:rFonts w:ascii="Times New Roman" w:eastAsia="Times New Roman" w:hAnsi="Times New Roman" w:cs="Times New Roman"/>
          <w:b/>
          <w:bCs/>
          <w:sz w:val="28"/>
          <w:szCs w:val="28"/>
        </w:rPr>
        <w:t>Figure 2.1</w:t>
      </w:r>
      <w:r w:rsidR="060B763A" w:rsidRPr="5B1C2682">
        <w:rPr>
          <w:rFonts w:ascii="Times New Roman" w:eastAsia="Times New Roman" w:hAnsi="Times New Roman" w:cs="Times New Roman"/>
          <w:sz w:val="28"/>
          <w:szCs w:val="28"/>
        </w:rPr>
        <w:t>)</w:t>
      </w:r>
      <w:r w:rsidR="49A0710B" w:rsidRPr="5B1C2682">
        <w:rPr>
          <w:rFonts w:ascii="Times New Roman" w:eastAsia="Times New Roman" w:hAnsi="Times New Roman" w:cs="Times New Roman"/>
          <w:sz w:val="28"/>
          <w:szCs w:val="28"/>
        </w:rPr>
        <w:t xml:space="preserve"> and other health outcomes</w:t>
      </w:r>
      <w:r w:rsidR="060B763A" w:rsidRPr="5B1C2682">
        <w:rPr>
          <w:rFonts w:ascii="Times New Roman" w:eastAsia="Times New Roman" w:hAnsi="Times New Roman" w:cs="Times New Roman"/>
          <w:sz w:val="28"/>
          <w:szCs w:val="28"/>
        </w:rPr>
        <w:t xml:space="preserve"> of a demographic at a specific age.</w:t>
      </w:r>
      <w:r w:rsidR="6EF72CE0" w:rsidRPr="5B1C2682">
        <w:rPr>
          <w:rFonts w:ascii="Times New Roman" w:eastAsia="Times New Roman" w:hAnsi="Times New Roman" w:cs="Times New Roman"/>
          <w:sz w:val="28"/>
          <w:szCs w:val="28"/>
        </w:rPr>
        <w:t xml:space="preserve"> </w:t>
      </w:r>
      <w:r w:rsidR="2E19DA97" w:rsidRPr="5B1C2682">
        <w:rPr>
          <w:rFonts w:ascii="Times New Roman" w:eastAsia="Times New Roman" w:hAnsi="Times New Roman" w:cs="Times New Roman"/>
          <w:sz w:val="28"/>
          <w:szCs w:val="28"/>
        </w:rPr>
        <w:t xml:space="preserve">Referring to the highlighted areas in </w:t>
      </w:r>
      <w:r w:rsidR="2E19DA97" w:rsidRPr="5B1C2682">
        <w:rPr>
          <w:rFonts w:ascii="Times New Roman" w:eastAsia="Times New Roman" w:hAnsi="Times New Roman" w:cs="Times New Roman"/>
          <w:b/>
          <w:bCs/>
          <w:sz w:val="28"/>
          <w:szCs w:val="28"/>
        </w:rPr>
        <w:t>Figure 2.1</w:t>
      </w:r>
      <w:r w:rsidR="2E19DA97" w:rsidRPr="5B1C2682">
        <w:rPr>
          <w:rFonts w:ascii="Times New Roman" w:eastAsia="Times New Roman" w:hAnsi="Times New Roman" w:cs="Times New Roman"/>
          <w:sz w:val="28"/>
          <w:szCs w:val="28"/>
        </w:rPr>
        <w:t xml:space="preserve">, we can compare the QALYs between </w:t>
      </w:r>
      <w:r w:rsidR="7448EDD6" w:rsidRPr="5B1C2682">
        <w:rPr>
          <w:rFonts w:ascii="Times New Roman" w:eastAsia="Times New Roman" w:hAnsi="Times New Roman" w:cs="Times New Roman"/>
          <w:sz w:val="28"/>
          <w:szCs w:val="28"/>
        </w:rPr>
        <w:t>Business as Usual (BAU) and the</w:t>
      </w:r>
      <w:r w:rsidR="3F52352A" w:rsidRPr="5B1C2682">
        <w:rPr>
          <w:rFonts w:ascii="Times New Roman" w:eastAsia="Times New Roman" w:hAnsi="Times New Roman" w:cs="Times New Roman"/>
          <w:sz w:val="28"/>
          <w:szCs w:val="28"/>
        </w:rPr>
        <w:t xml:space="preserve"> QALYs after an intervention. </w:t>
      </w:r>
      <w:r w:rsidR="695B8B9A" w:rsidRPr="5B1C2682">
        <w:rPr>
          <w:rFonts w:ascii="Times New Roman" w:eastAsia="Times New Roman" w:hAnsi="Times New Roman" w:cs="Times New Roman"/>
          <w:sz w:val="28"/>
          <w:szCs w:val="28"/>
        </w:rPr>
        <w:t xml:space="preserve">BAU refers to the scenario where no policy changes occur. </w:t>
      </w:r>
      <w:r w:rsidR="3F52352A" w:rsidRPr="5B1C2682">
        <w:rPr>
          <w:rFonts w:ascii="Times New Roman" w:eastAsia="Times New Roman" w:hAnsi="Times New Roman" w:cs="Times New Roman"/>
          <w:sz w:val="28"/>
          <w:szCs w:val="28"/>
        </w:rPr>
        <w:t xml:space="preserve">The increase in QALYs </w:t>
      </w:r>
      <w:r w:rsidR="24EE84AA" w:rsidRPr="5B1C2682">
        <w:rPr>
          <w:rFonts w:ascii="Times New Roman" w:eastAsia="Times New Roman" w:hAnsi="Times New Roman" w:cs="Times New Roman"/>
          <w:sz w:val="28"/>
          <w:szCs w:val="28"/>
        </w:rPr>
        <w:t xml:space="preserve">indicates the effectiveness of an intervention. </w:t>
      </w:r>
    </w:p>
    <w:p w14:paraId="4DD703BC" w14:textId="77777777" w:rsidR="00FE0D34" w:rsidRDefault="00FE0D34" w:rsidP="644C8F61">
      <w:pPr>
        <w:spacing w:after="0" w:line="360" w:lineRule="auto"/>
        <w:ind w:firstLine="720"/>
        <w:jc w:val="both"/>
        <w:rPr>
          <w:ins w:id="91" w:author="Jun Kiat Ng" w:date="2025-02-26T13:44:00Z" w16du:dateUtc="2025-02-26T02:44:00Z"/>
          <w:rFonts w:ascii="Times New Roman" w:eastAsia="Times New Roman" w:hAnsi="Times New Roman" w:cs="Times New Roman"/>
          <w:sz w:val="28"/>
          <w:szCs w:val="28"/>
        </w:rPr>
      </w:pPr>
    </w:p>
    <w:p w14:paraId="519040B7" w14:textId="65DDDF3C" w:rsidR="00A11F54" w:rsidRDefault="00A11F54">
      <w:pPr>
        <w:spacing w:after="0" w:line="360" w:lineRule="auto"/>
        <w:ind w:firstLine="720"/>
        <w:jc w:val="both"/>
        <w:rPr>
          <w:ins w:id="92" w:author="Jun Kiat Ng" w:date="2025-02-26T13:01:00Z" w16du:dateUtc="2025-02-26T02:01:00Z"/>
          <w:rFonts w:ascii="Times New Roman" w:eastAsia="Times New Roman" w:hAnsi="Times New Roman" w:cs="Times New Roman"/>
          <w:u w:val="single"/>
        </w:rPr>
        <w:pPrChange w:id="93" w:author="Jun Kiat Ng" w:date="2025-02-26T13:44:00Z" w16du:dateUtc="2025-02-26T02:44:00Z">
          <w:pPr/>
        </w:pPrChange>
      </w:pPr>
    </w:p>
    <w:p w14:paraId="5A4EE989" w14:textId="347397B8" w:rsidR="495D355A" w:rsidRDefault="495D355A" w:rsidP="644C8F61">
      <w:pPr>
        <w:spacing w:after="0" w:line="360" w:lineRule="auto"/>
        <w:jc w:val="center"/>
        <w:rPr>
          <w:rFonts w:ascii="Times New Roman" w:eastAsia="Times New Roman" w:hAnsi="Times New Roman" w:cs="Times New Roman"/>
          <w:u w:val="single"/>
        </w:rPr>
      </w:pPr>
      <w:r w:rsidRPr="644C8F61">
        <w:rPr>
          <w:rFonts w:ascii="Times New Roman" w:eastAsia="Times New Roman" w:hAnsi="Times New Roman" w:cs="Times New Roman"/>
          <w:u w:val="single"/>
        </w:rPr>
        <w:t xml:space="preserve">Figure 2.1: </w:t>
      </w:r>
      <w:r w:rsidR="62D54935" w:rsidRPr="644C8F61">
        <w:rPr>
          <w:rFonts w:ascii="Times New Roman" w:eastAsia="Times New Roman" w:hAnsi="Times New Roman" w:cs="Times New Roman"/>
          <w:u w:val="single"/>
        </w:rPr>
        <w:t>Example Life Table in Proportional Multistate Lifetable Modelling</w:t>
      </w:r>
    </w:p>
    <w:p w14:paraId="4312092C" w14:textId="56379082" w:rsidR="4BA94472" w:rsidRDefault="0CD3AD5A" w:rsidP="001EBCFD">
      <w:pPr>
        <w:spacing w:after="0" w:line="360" w:lineRule="auto"/>
      </w:pPr>
      <w:r>
        <w:rPr>
          <w:noProof/>
        </w:rPr>
        <w:drawing>
          <wp:inline distT="0" distB="0" distL="0" distR="0" wp14:anchorId="3A7473C3" wp14:editId="4DFA81DF">
            <wp:extent cx="5724524" cy="3571875"/>
            <wp:effectExtent l="0" t="0" r="0" b="0"/>
            <wp:docPr id="751507246" name="Picture 751507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3571875"/>
                    </a:xfrm>
                    <a:prstGeom prst="rect">
                      <a:avLst/>
                    </a:prstGeom>
                  </pic:spPr>
                </pic:pic>
              </a:graphicData>
            </a:graphic>
          </wp:inline>
        </w:drawing>
      </w:r>
    </w:p>
    <w:p w14:paraId="2BC09928" w14:textId="10A48809" w:rsidR="0B717979" w:rsidRDefault="0B717979" w:rsidP="644C8F61">
      <w:pPr>
        <w:spacing w:after="0" w:line="360" w:lineRule="auto"/>
        <w:ind w:firstLine="720"/>
        <w:jc w:val="both"/>
        <w:rPr>
          <w:rFonts w:ascii="Times New Roman" w:eastAsia="Times New Roman" w:hAnsi="Times New Roman" w:cs="Times New Roman"/>
          <w:sz w:val="28"/>
          <w:szCs w:val="28"/>
        </w:rPr>
      </w:pPr>
      <w:r w:rsidRPr="644C8F61">
        <w:rPr>
          <w:rFonts w:ascii="Times New Roman" w:eastAsia="Times New Roman" w:hAnsi="Times New Roman" w:cs="Times New Roman"/>
          <w:sz w:val="28"/>
          <w:szCs w:val="28"/>
        </w:rPr>
        <w:lastRenderedPageBreak/>
        <w:t>In a P</w:t>
      </w:r>
      <w:r w:rsidR="65452702" w:rsidRPr="644C8F61">
        <w:rPr>
          <w:rFonts w:ascii="Times New Roman" w:eastAsia="Times New Roman" w:hAnsi="Times New Roman" w:cs="Times New Roman"/>
          <w:sz w:val="28"/>
          <w:szCs w:val="28"/>
        </w:rPr>
        <w:t>MSLT</w:t>
      </w:r>
      <w:r w:rsidRPr="644C8F61">
        <w:rPr>
          <w:rFonts w:ascii="Times New Roman" w:eastAsia="Times New Roman" w:hAnsi="Times New Roman" w:cs="Times New Roman"/>
          <w:sz w:val="28"/>
          <w:szCs w:val="28"/>
        </w:rPr>
        <w:t>,</w:t>
      </w:r>
      <w:r w:rsidR="34F7E8D6" w:rsidRPr="644C8F61">
        <w:rPr>
          <w:rFonts w:ascii="Times New Roman" w:eastAsia="Times New Roman" w:hAnsi="Times New Roman" w:cs="Times New Roman"/>
          <w:sz w:val="28"/>
          <w:szCs w:val="28"/>
        </w:rPr>
        <w:t xml:space="preserve"> QALYs</w:t>
      </w:r>
      <w:r w:rsidRPr="644C8F61">
        <w:rPr>
          <w:rFonts w:ascii="Times New Roman" w:eastAsia="Times New Roman" w:hAnsi="Times New Roman" w:cs="Times New Roman"/>
          <w:sz w:val="28"/>
          <w:szCs w:val="28"/>
        </w:rPr>
        <w:t xml:space="preserve"> are calculated by simulating the transitions of a population through different health states over time</w:t>
      </w:r>
      <w:r w:rsidR="5D774E19" w:rsidRPr="644C8F61">
        <w:rPr>
          <w:rFonts w:ascii="Times New Roman" w:eastAsia="Times New Roman" w:hAnsi="Times New Roman" w:cs="Times New Roman"/>
          <w:sz w:val="28"/>
          <w:szCs w:val="28"/>
        </w:rPr>
        <w:t xml:space="preserve">. Each transition has a </w:t>
      </w:r>
      <w:r w:rsidR="6EAD4D41" w:rsidRPr="644C8F61">
        <w:rPr>
          <w:rFonts w:ascii="Times New Roman" w:eastAsia="Times New Roman" w:hAnsi="Times New Roman" w:cs="Times New Roman"/>
          <w:sz w:val="28"/>
          <w:szCs w:val="28"/>
        </w:rPr>
        <w:t>probability calculated using past data, and each health state has a c</w:t>
      </w:r>
      <w:r w:rsidRPr="644C8F61">
        <w:rPr>
          <w:rFonts w:ascii="Times New Roman" w:eastAsia="Times New Roman" w:hAnsi="Times New Roman" w:cs="Times New Roman"/>
          <w:sz w:val="28"/>
          <w:szCs w:val="28"/>
        </w:rPr>
        <w:t>orresponding utility value that reflects the quality of life. For each state, the person</w:t>
      </w:r>
      <w:r w:rsidR="413DAC5B" w:rsidRPr="644C8F61">
        <w:rPr>
          <w:rFonts w:ascii="Times New Roman" w:eastAsia="Times New Roman" w:hAnsi="Times New Roman" w:cs="Times New Roman"/>
          <w:sz w:val="28"/>
          <w:szCs w:val="28"/>
        </w:rPr>
        <w:t xml:space="preserve">’s </w:t>
      </w:r>
      <w:r w:rsidRPr="644C8F61">
        <w:rPr>
          <w:rFonts w:ascii="Times New Roman" w:eastAsia="Times New Roman" w:hAnsi="Times New Roman" w:cs="Times New Roman"/>
          <w:sz w:val="28"/>
          <w:szCs w:val="28"/>
        </w:rPr>
        <w:t xml:space="preserve">years lived </w:t>
      </w:r>
      <w:r w:rsidR="4482FACF" w:rsidRPr="644C8F61">
        <w:rPr>
          <w:rFonts w:ascii="Times New Roman" w:eastAsia="Times New Roman" w:hAnsi="Times New Roman" w:cs="Times New Roman"/>
          <w:sz w:val="28"/>
          <w:szCs w:val="28"/>
        </w:rPr>
        <w:t xml:space="preserve">in that state </w:t>
      </w:r>
      <w:r w:rsidRPr="644C8F61">
        <w:rPr>
          <w:rFonts w:ascii="Times New Roman" w:eastAsia="Times New Roman" w:hAnsi="Times New Roman" w:cs="Times New Roman"/>
          <w:sz w:val="28"/>
          <w:szCs w:val="28"/>
        </w:rPr>
        <w:t xml:space="preserve">are multiplied by the state's utility value (ranging from 0 for death to 1 for perfect health), producing QALYs for that state. The total QALYs for the population are obtained by summing these values across all states and time periods. </w:t>
      </w:r>
      <w:ins w:id="94" w:author="Jun Kiat Ng" w:date="2025-02-26T13:06:00Z" w16du:dateUtc="2025-02-26T02:06:00Z">
        <w:r w:rsidR="00A11F54">
          <w:rPr>
            <w:rFonts w:ascii="Times New Roman" w:eastAsia="Times New Roman" w:hAnsi="Times New Roman" w:cs="Times New Roman"/>
            <w:sz w:val="28"/>
            <w:szCs w:val="28"/>
          </w:rPr>
          <w:t xml:space="preserve">Similarly, </w:t>
        </w:r>
      </w:ins>
      <w:ins w:id="95" w:author="Jun Kiat Ng" w:date="2025-02-26T13:05:00Z" w16du:dateUtc="2025-02-26T02:05:00Z">
        <w:r w:rsidR="00A11F54">
          <w:rPr>
            <w:rFonts w:ascii="Times New Roman" w:eastAsia="Times New Roman" w:hAnsi="Times New Roman" w:cs="Times New Roman"/>
            <w:sz w:val="28"/>
            <w:szCs w:val="28"/>
          </w:rPr>
          <w:t>HSCs</w:t>
        </w:r>
      </w:ins>
      <w:ins w:id="96" w:author="Jun Kiat Ng" w:date="2025-02-26T13:05:00Z">
        <w:r w:rsidR="00A11F54" w:rsidRPr="00A11F54">
          <w:rPr>
            <w:rFonts w:ascii="Times New Roman" w:eastAsia="Times New Roman" w:hAnsi="Times New Roman" w:cs="Times New Roman"/>
            <w:sz w:val="28"/>
            <w:szCs w:val="28"/>
          </w:rPr>
          <w:t xml:space="preserve"> are calculated by assigning a per-person healthcare cost to each health state and multiplying it by the number of individuals in that state at each time step. These costs, which reflect medical expenses such as hospitalizations and treatments, are derived from historical data. The total </w:t>
        </w:r>
      </w:ins>
      <w:ins w:id="97" w:author="Jun Kiat Ng" w:date="2025-02-26T13:06:00Z" w16du:dateUtc="2025-02-26T02:06:00Z">
        <w:r w:rsidR="00A11F54">
          <w:rPr>
            <w:rFonts w:ascii="Times New Roman" w:eastAsia="Times New Roman" w:hAnsi="Times New Roman" w:cs="Times New Roman"/>
            <w:sz w:val="28"/>
            <w:szCs w:val="28"/>
          </w:rPr>
          <w:t>HSC</w:t>
        </w:r>
      </w:ins>
      <w:ins w:id="98" w:author="Jun Kiat Ng" w:date="2025-02-26T13:05:00Z">
        <w:r w:rsidR="00A11F54" w:rsidRPr="00A11F54">
          <w:rPr>
            <w:rFonts w:ascii="Times New Roman" w:eastAsia="Times New Roman" w:hAnsi="Times New Roman" w:cs="Times New Roman"/>
            <w:sz w:val="28"/>
            <w:szCs w:val="28"/>
          </w:rPr>
          <w:t xml:space="preserve"> is obtained by summing the costs across all health states and time periods</w:t>
        </w:r>
      </w:ins>
      <w:ins w:id="99" w:author="Jun Kiat Ng" w:date="2025-02-26T13:06:00Z" w16du:dateUtc="2025-02-26T02:06:00Z">
        <w:r w:rsidR="00A11F54">
          <w:rPr>
            <w:rFonts w:ascii="Times New Roman" w:eastAsia="Times New Roman" w:hAnsi="Times New Roman" w:cs="Times New Roman"/>
            <w:sz w:val="28"/>
            <w:szCs w:val="28"/>
          </w:rPr>
          <w:t>.</w:t>
        </w:r>
      </w:ins>
    </w:p>
    <w:p w14:paraId="35052D72" w14:textId="05E3ACD2" w:rsidR="644C8F61" w:rsidRDefault="644C8F61" w:rsidP="644C8F61">
      <w:pPr>
        <w:spacing w:after="0" w:line="360" w:lineRule="auto"/>
        <w:jc w:val="both"/>
        <w:rPr>
          <w:rFonts w:ascii="Times New Roman" w:eastAsia="Times New Roman" w:hAnsi="Times New Roman" w:cs="Times New Roman"/>
          <w:sz w:val="28"/>
          <w:szCs w:val="28"/>
        </w:rPr>
      </w:pPr>
    </w:p>
    <w:p w14:paraId="28357AD9" w14:textId="27833AE3" w:rsidR="001EBCFD" w:rsidRDefault="2D7C4ECF" w:rsidP="5267A4FF">
      <w:pPr>
        <w:spacing w:after="0" w:line="360" w:lineRule="auto"/>
        <w:ind w:firstLine="720"/>
        <w:jc w:val="both"/>
        <w:rPr>
          <w:rFonts w:ascii="Times New Roman" w:eastAsia="Times New Roman" w:hAnsi="Times New Roman" w:cs="Times New Roman"/>
          <w:sz w:val="28"/>
          <w:szCs w:val="28"/>
        </w:rPr>
      </w:pPr>
      <w:r w:rsidRPr="5267A4FF">
        <w:rPr>
          <w:rFonts w:ascii="Times New Roman" w:eastAsia="Times New Roman" w:hAnsi="Times New Roman" w:cs="Times New Roman"/>
          <w:sz w:val="28"/>
          <w:szCs w:val="28"/>
        </w:rPr>
        <w:t xml:space="preserve">The key advantage of </w:t>
      </w:r>
      <w:r w:rsidR="0C04AA1D" w:rsidRPr="5267A4FF">
        <w:rPr>
          <w:rFonts w:ascii="Times New Roman" w:eastAsia="Times New Roman" w:hAnsi="Times New Roman" w:cs="Times New Roman"/>
          <w:sz w:val="28"/>
          <w:szCs w:val="28"/>
        </w:rPr>
        <w:t xml:space="preserve">PMSLT </w:t>
      </w:r>
      <w:r w:rsidR="0DB14CEB" w:rsidRPr="5267A4FF">
        <w:rPr>
          <w:rFonts w:ascii="Times New Roman" w:eastAsia="Times New Roman" w:hAnsi="Times New Roman" w:cs="Times New Roman"/>
          <w:sz w:val="28"/>
          <w:szCs w:val="28"/>
        </w:rPr>
        <w:t xml:space="preserve">is that it allows the inclusion of multiple diseases without state explosion. For instance, </w:t>
      </w:r>
      <w:r w:rsidR="5A9DCE00" w:rsidRPr="5267A4FF">
        <w:rPr>
          <w:rFonts w:ascii="Times New Roman" w:eastAsia="Times New Roman" w:hAnsi="Times New Roman" w:cs="Times New Roman"/>
          <w:sz w:val="28"/>
          <w:szCs w:val="28"/>
        </w:rPr>
        <w:t>in a standard Markov model, a model with five diseases would have 32 possible combination of disease states.</w:t>
      </w:r>
      <w:r w:rsidR="24954AD7" w:rsidRPr="5267A4FF">
        <w:rPr>
          <w:rFonts w:ascii="Times New Roman" w:eastAsia="Times New Roman" w:hAnsi="Times New Roman" w:cs="Times New Roman"/>
          <w:sz w:val="28"/>
          <w:szCs w:val="28"/>
        </w:rPr>
        <w:t xml:space="preserve"> Given the number of diseases in the real world, using a Markov model would result in an exponential number of states.</w:t>
      </w:r>
      <w:r w:rsidR="5A9DCE00" w:rsidRPr="5267A4FF">
        <w:rPr>
          <w:rFonts w:ascii="Times New Roman" w:eastAsia="Times New Roman" w:hAnsi="Times New Roman" w:cs="Times New Roman"/>
          <w:sz w:val="28"/>
          <w:szCs w:val="28"/>
        </w:rPr>
        <w:t xml:space="preserve"> On the other hand, </w:t>
      </w:r>
      <w:r w:rsidR="426FCDA2" w:rsidRPr="5267A4FF">
        <w:rPr>
          <w:rFonts w:ascii="Times New Roman" w:eastAsia="Times New Roman" w:hAnsi="Times New Roman" w:cs="Times New Roman"/>
          <w:sz w:val="28"/>
          <w:szCs w:val="28"/>
        </w:rPr>
        <w:t xml:space="preserve">the PMSLT allows the population to exist simultaneously in many states, significantly reducing the number of states needed for the model. </w:t>
      </w:r>
      <w:r w:rsidR="3CEA0CFE" w:rsidRPr="5267A4FF">
        <w:rPr>
          <w:rFonts w:ascii="Times New Roman" w:eastAsia="Times New Roman" w:hAnsi="Times New Roman" w:cs="Times New Roman"/>
          <w:sz w:val="28"/>
          <w:szCs w:val="28"/>
        </w:rPr>
        <w:t xml:space="preserve">This significantly computational and parameterisation costs. In addition, </w:t>
      </w:r>
      <w:r w:rsidR="70A96D93" w:rsidRPr="5267A4FF">
        <w:rPr>
          <w:rFonts w:ascii="Times New Roman" w:eastAsia="Times New Roman" w:hAnsi="Times New Roman" w:cs="Times New Roman"/>
          <w:sz w:val="28"/>
          <w:szCs w:val="28"/>
        </w:rPr>
        <w:t>social group heterogeneity</w:t>
      </w:r>
      <w:r w:rsidR="3BE429E1" w:rsidRPr="5267A4FF">
        <w:rPr>
          <w:rFonts w:ascii="Times New Roman" w:eastAsia="Times New Roman" w:hAnsi="Times New Roman" w:cs="Times New Roman"/>
          <w:sz w:val="28"/>
          <w:szCs w:val="28"/>
        </w:rPr>
        <w:t xml:space="preserve"> such as s</w:t>
      </w:r>
      <w:r w:rsidR="70A96D93" w:rsidRPr="5267A4FF">
        <w:rPr>
          <w:rFonts w:ascii="Times New Roman" w:eastAsia="Times New Roman" w:hAnsi="Times New Roman" w:cs="Times New Roman"/>
          <w:sz w:val="28"/>
          <w:szCs w:val="28"/>
        </w:rPr>
        <w:t>ex</w:t>
      </w:r>
      <w:r w:rsidR="53D29B6E" w:rsidRPr="5267A4FF">
        <w:rPr>
          <w:rFonts w:ascii="Times New Roman" w:eastAsia="Times New Roman" w:hAnsi="Times New Roman" w:cs="Times New Roman"/>
          <w:sz w:val="28"/>
          <w:szCs w:val="28"/>
        </w:rPr>
        <w:t>, age, and</w:t>
      </w:r>
      <w:r w:rsidR="70A96D93" w:rsidRPr="5267A4FF">
        <w:rPr>
          <w:rFonts w:ascii="Times New Roman" w:eastAsia="Times New Roman" w:hAnsi="Times New Roman" w:cs="Times New Roman"/>
          <w:sz w:val="28"/>
          <w:szCs w:val="28"/>
        </w:rPr>
        <w:t xml:space="preserve"> ethnicity can be incorporated in PMSLT models</w:t>
      </w:r>
      <w:r w:rsidR="483DF5DF" w:rsidRPr="5267A4FF">
        <w:rPr>
          <w:rFonts w:ascii="Times New Roman" w:eastAsia="Times New Roman" w:hAnsi="Times New Roman" w:cs="Times New Roman"/>
          <w:sz w:val="28"/>
          <w:szCs w:val="28"/>
        </w:rPr>
        <w:t xml:space="preserve">. This means that the effect of interventions on various demographics can be analysed. </w:t>
      </w:r>
      <w:r w:rsidR="5DCEDE83" w:rsidRPr="5267A4FF">
        <w:rPr>
          <w:rFonts w:ascii="Times New Roman" w:eastAsia="Times New Roman" w:hAnsi="Times New Roman" w:cs="Times New Roman"/>
          <w:sz w:val="28"/>
          <w:szCs w:val="28"/>
        </w:rPr>
        <w:t>For these reasons, PMSLT models remain the primary model used to analyse the effect of smoking interventions</w:t>
      </w:r>
      <w:commentRangeStart w:id="100"/>
      <w:r w:rsidR="5DCEDE83" w:rsidRPr="5267A4FF">
        <w:rPr>
          <w:rFonts w:ascii="Times New Roman" w:eastAsia="Times New Roman" w:hAnsi="Times New Roman" w:cs="Times New Roman"/>
          <w:sz w:val="28"/>
          <w:szCs w:val="28"/>
        </w:rPr>
        <w:t>.</w:t>
      </w:r>
      <w:commentRangeEnd w:id="100"/>
      <w:r>
        <w:rPr>
          <w:rStyle w:val="CommentReference"/>
        </w:rPr>
        <w:commentReference w:id="100"/>
      </w:r>
    </w:p>
    <w:p w14:paraId="4A36F6F2" w14:textId="43B3FCF2" w:rsidR="001EBCFD" w:rsidRDefault="001EBCFD" w:rsidP="644C8F61">
      <w:pPr>
        <w:spacing w:after="0" w:line="360" w:lineRule="auto"/>
        <w:jc w:val="both"/>
        <w:rPr>
          <w:rFonts w:ascii="Times New Roman" w:eastAsia="Times New Roman" w:hAnsi="Times New Roman" w:cs="Times New Roman"/>
          <w:sz w:val="28"/>
          <w:szCs w:val="28"/>
        </w:rPr>
      </w:pPr>
    </w:p>
    <w:p w14:paraId="0B55FB8F" w14:textId="24CB7558" w:rsidR="001EBCFD" w:rsidRDefault="583F1552">
      <w:pPr>
        <w:spacing w:after="0" w:line="360" w:lineRule="auto"/>
        <w:ind w:firstLine="720"/>
        <w:jc w:val="both"/>
        <w:rPr>
          <w:sz w:val="28"/>
          <w:szCs w:val="28"/>
        </w:rPr>
        <w:pPrChange w:id="101" w:author="Jun Kiat Ng" w:date="2025-02-26T13:03:00Z" w16du:dateUtc="2025-02-26T02:03:00Z">
          <w:pPr>
            <w:spacing w:after="0" w:line="360" w:lineRule="auto"/>
            <w:jc w:val="both"/>
          </w:pPr>
        </w:pPrChange>
      </w:pPr>
      <w:r w:rsidRPr="5B1C2682">
        <w:rPr>
          <w:rFonts w:ascii="Times New Roman" w:eastAsia="Times New Roman" w:hAnsi="Times New Roman" w:cs="Times New Roman"/>
          <w:sz w:val="28"/>
          <w:szCs w:val="28"/>
        </w:rPr>
        <w:t xml:space="preserve">However, </w:t>
      </w:r>
      <w:r w:rsidR="1FB78669" w:rsidRPr="5B1C2682">
        <w:rPr>
          <w:rFonts w:ascii="Times New Roman" w:eastAsia="Times New Roman" w:hAnsi="Times New Roman" w:cs="Times New Roman"/>
          <w:sz w:val="28"/>
          <w:szCs w:val="28"/>
        </w:rPr>
        <w:t>PMSLT models can be data-intensive, requiring detailed information on transition probabilities and utility weights</w:t>
      </w:r>
      <w:r w:rsidR="3D33315B" w:rsidRPr="5B1C2682">
        <w:rPr>
          <w:rFonts w:ascii="Times New Roman" w:eastAsia="Times New Roman" w:hAnsi="Times New Roman" w:cs="Times New Roman"/>
          <w:sz w:val="28"/>
          <w:szCs w:val="28"/>
        </w:rPr>
        <w:t xml:space="preserve">. </w:t>
      </w:r>
      <w:r w:rsidR="5D3AE103" w:rsidRPr="5B1C2682">
        <w:rPr>
          <w:rFonts w:ascii="Times New Roman" w:eastAsia="Times New Roman" w:hAnsi="Times New Roman" w:cs="Times New Roman"/>
          <w:sz w:val="28"/>
          <w:szCs w:val="28"/>
        </w:rPr>
        <w:t>These models utilise vitals and registry data, census data, GBD epidemiological data, survey data</w:t>
      </w:r>
      <w:r w:rsidR="63CD2CAA" w:rsidRPr="5B1C2682">
        <w:rPr>
          <w:rFonts w:ascii="Times New Roman" w:eastAsia="Times New Roman" w:hAnsi="Times New Roman" w:cs="Times New Roman"/>
          <w:sz w:val="28"/>
          <w:szCs w:val="28"/>
        </w:rPr>
        <w:t xml:space="preserve">, </w:t>
      </w:r>
      <w:r w:rsidR="5D3AE103" w:rsidRPr="5B1C2682">
        <w:rPr>
          <w:rFonts w:ascii="Times New Roman" w:eastAsia="Times New Roman" w:hAnsi="Times New Roman" w:cs="Times New Roman"/>
          <w:sz w:val="28"/>
          <w:szCs w:val="28"/>
        </w:rPr>
        <w:t xml:space="preserve">data </w:t>
      </w:r>
      <w:r w:rsidR="5D3AE103" w:rsidRPr="5B1C2682">
        <w:rPr>
          <w:rFonts w:ascii="Times New Roman" w:eastAsia="Times New Roman" w:hAnsi="Times New Roman" w:cs="Times New Roman"/>
          <w:sz w:val="28"/>
          <w:szCs w:val="28"/>
        </w:rPr>
        <w:lastRenderedPageBreak/>
        <w:t>forecas</w:t>
      </w:r>
      <w:r w:rsidR="14C014E9" w:rsidRPr="5B1C2682">
        <w:rPr>
          <w:rFonts w:ascii="Times New Roman" w:eastAsia="Times New Roman" w:hAnsi="Times New Roman" w:cs="Times New Roman"/>
          <w:sz w:val="28"/>
          <w:szCs w:val="28"/>
        </w:rPr>
        <w:t>ts</w:t>
      </w:r>
      <w:r w:rsidR="5D3AE103" w:rsidRPr="5B1C2682">
        <w:rPr>
          <w:rFonts w:ascii="Times New Roman" w:eastAsia="Times New Roman" w:hAnsi="Times New Roman" w:cs="Times New Roman"/>
          <w:sz w:val="28"/>
          <w:szCs w:val="28"/>
        </w:rPr>
        <w:t xml:space="preserve"> for trends in BAU, among others. Data </w:t>
      </w:r>
      <w:r w:rsidR="0CFE13D6" w:rsidRPr="5B1C2682">
        <w:rPr>
          <w:rFonts w:ascii="Times New Roman" w:eastAsia="Times New Roman" w:hAnsi="Times New Roman" w:cs="Times New Roman"/>
          <w:sz w:val="28"/>
          <w:szCs w:val="28"/>
        </w:rPr>
        <w:t>also needs</w:t>
      </w:r>
      <w:r w:rsidR="5D3AE103" w:rsidRPr="5B1C2682">
        <w:rPr>
          <w:rFonts w:ascii="Times New Roman" w:eastAsia="Times New Roman" w:hAnsi="Times New Roman" w:cs="Times New Roman"/>
          <w:sz w:val="28"/>
          <w:szCs w:val="28"/>
        </w:rPr>
        <w:t xml:space="preserve"> to be processed to ensure coherence</w:t>
      </w:r>
      <w:r w:rsidR="179A7188" w:rsidRPr="5B1C2682">
        <w:rPr>
          <w:rFonts w:ascii="Times New Roman" w:eastAsia="Times New Roman" w:hAnsi="Times New Roman" w:cs="Times New Roman"/>
          <w:sz w:val="28"/>
          <w:szCs w:val="28"/>
        </w:rPr>
        <w:t xml:space="preserve">. </w:t>
      </w:r>
      <w:r w:rsidR="0F0EF870" w:rsidRPr="5B1C2682">
        <w:rPr>
          <w:rFonts w:ascii="Times New Roman" w:eastAsia="Times New Roman" w:hAnsi="Times New Roman" w:cs="Times New Roman"/>
          <w:sz w:val="28"/>
          <w:szCs w:val="28"/>
        </w:rPr>
        <w:t>Grasping the intricacies of the PMSLT model necessitates a deep understanding of health economics, making it challenging to comprehend without prior knowledge in the field.</w:t>
      </w:r>
      <w:r w:rsidR="794090FC" w:rsidRPr="5B1C2682">
        <w:rPr>
          <w:rFonts w:ascii="Times New Roman" w:eastAsia="Times New Roman" w:hAnsi="Times New Roman" w:cs="Times New Roman"/>
          <w:sz w:val="28"/>
          <w:szCs w:val="28"/>
        </w:rPr>
        <w:t xml:space="preserve"> </w:t>
      </w:r>
      <w:r w:rsidR="7CD278C6" w:rsidRPr="5B1C2682">
        <w:rPr>
          <w:rFonts w:ascii="Times New Roman" w:eastAsia="Times New Roman" w:hAnsi="Times New Roman" w:cs="Times New Roman"/>
          <w:sz w:val="28"/>
          <w:szCs w:val="28"/>
        </w:rPr>
        <w:t>This research seeks to build upon the findings of studies utilizing the PMSLT by developing a simplified machine learning model. In this process, the dataset—composed of results from multiple research papers—will be considerably smaller while still preserving the outcomes derived from the PMSLT model.</w:t>
      </w:r>
    </w:p>
    <w:p w14:paraId="50E4F0BB" w14:textId="47FFEE8E" w:rsidR="001EBCFD" w:rsidRDefault="001EBCFD" w:rsidP="644C8F61">
      <w:pPr>
        <w:spacing w:after="0" w:line="360" w:lineRule="auto"/>
        <w:jc w:val="both"/>
        <w:rPr>
          <w:rFonts w:ascii="Times New Roman" w:eastAsia="Times New Roman" w:hAnsi="Times New Roman" w:cs="Times New Roman"/>
          <w:sz w:val="28"/>
          <w:szCs w:val="28"/>
        </w:rPr>
      </w:pPr>
    </w:p>
    <w:p w14:paraId="7B1D6DEE" w14:textId="44215489" w:rsidR="001EBCFD" w:rsidRDefault="7CD278C6" w:rsidP="644C8F61">
      <w:pPr>
        <w:spacing w:after="0" w:line="360" w:lineRule="auto"/>
        <w:jc w:val="both"/>
        <w:rPr>
          <w:rFonts w:ascii="Times New Roman" w:eastAsia="Times New Roman" w:hAnsi="Times New Roman" w:cs="Times New Roman"/>
          <w:b/>
          <w:bCs/>
          <w:sz w:val="28"/>
          <w:szCs w:val="28"/>
        </w:rPr>
      </w:pPr>
      <w:r w:rsidRPr="644C8F61">
        <w:rPr>
          <w:rFonts w:ascii="Times New Roman" w:eastAsia="Times New Roman" w:hAnsi="Times New Roman" w:cs="Times New Roman"/>
          <w:b/>
          <w:bCs/>
          <w:sz w:val="28"/>
          <w:szCs w:val="28"/>
        </w:rPr>
        <w:t>2.</w:t>
      </w:r>
      <w:ins w:id="102" w:author="Jun Kiat Ng" w:date="2025-02-26T13:07:00Z" w16du:dateUtc="2025-02-26T02:07:00Z">
        <w:r w:rsidR="006A265F">
          <w:rPr>
            <w:rFonts w:ascii="Times New Roman" w:eastAsia="Times New Roman" w:hAnsi="Times New Roman" w:cs="Times New Roman"/>
            <w:b/>
            <w:bCs/>
            <w:sz w:val="28"/>
            <w:szCs w:val="28"/>
          </w:rPr>
          <w:t>3</w:t>
        </w:r>
      </w:ins>
      <w:del w:id="103" w:author="Jun Kiat Ng" w:date="2025-02-26T13:07:00Z" w16du:dateUtc="2025-02-26T02:07:00Z">
        <w:r w:rsidRPr="644C8F61" w:rsidDel="006A265F">
          <w:rPr>
            <w:rFonts w:ascii="Times New Roman" w:eastAsia="Times New Roman" w:hAnsi="Times New Roman" w:cs="Times New Roman"/>
            <w:b/>
            <w:bCs/>
            <w:sz w:val="28"/>
            <w:szCs w:val="28"/>
          </w:rPr>
          <w:delText>2</w:delText>
        </w:r>
      </w:del>
      <w:r w:rsidRPr="644C8F61">
        <w:rPr>
          <w:rFonts w:ascii="Times New Roman" w:eastAsia="Times New Roman" w:hAnsi="Times New Roman" w:cs="Times New Roman"/>
          <w:b/>
          <w:bCs/>
          <w:sz w:val="28"/>
          <w:szCs w:val="28"/>
        </w:rPr>
        <w:t xml:space="preserve"> BODE3 Health Intervention League Table</w:t>
      </w:r>
    </w:p>
    <w:p w14:paraId="79C0F0CC" w14:textId="6C656401" w:rsidR="66363061" w:rsidRDefault="18876F24" w:rsidP="5267A4FF">
      <w:pPr>
        <w:spacing w:after="0" w:line="360" w:lineRule="auto"/>
        <w:ind w:firstLine="720"/>
        <w:jc w:val="both"/>
        <w:rPr>
          <w:rFonts w:ascii="Times New Roman" w:eastAsia="Times New Roman" w:hAnsi="Times New Roman" w:cs="Times New Roman"/>
          <w:sz w:val="28"/>
          <w:szCs w:val="28"/>
        </w:rPr>
      </w:pPr>
      <w:r w:rsidRPr="5267A4FF">
        <w:rPr>
          <w:rFonts w:ascii="Times New Roman" w:eastAsia="Times New Roman" w:hAnsi="Times New Roman" w:cs="Times New Roman"/>
          <w:sz w:val="28"/>
          <w:szCs w:val="28"/>
        </w:rPr>
        <w:t xml:space="preserve">The BODE3 </w:t>
      </w:r>
      <w:hyperlink r:id="rId12">
        <w:r w:rsidRPr="5267A4FF">
          <w:rPr>
            <w:rFonts w:ascii="Times New Roman" w:eastAsia="Times New Roman" w:hAnsi="Times New Roman" w:cs="Times New Roman"/>
            <w:sz w:val="28"/>
            <w:szCs w:val="28"/>
          </w:rPr>
          <w:t>Health Intervention League Table</w:t>
        </w:r>
      </w:hyperlink>
      <w:r w:rsidRPr="5267A4FF">
        <w:rPr>
          <w:rFonts w:ascii="Times New Roman" w:eastAsia="Times New Roman" w:hAnsi="Times New Roman" w:cs="Times New Roman"/>
          <w:sz w:val="28"/>
          <w:szCs w:val="28"/>
        </w:rPr>
        <w:t xml:space="preserve"> </w:t>
      </w:r>
      <w:r w:rsidR="459157F6" w:rsidRPr="5267A4FF">
        <w:rPr>
          <w:rFonts w:ascii="Times New Roman" w:eastAsia="Times New Roman" w:hAnsi="Times New Roman" w:cs="Times New Roman"/>
          <w:sz w:val="28"/>
          <w:szCs w:val="28"/>
        </w:rPr>
        <w:t xml:space="preserve">(HILT) </w:t>
      </w:r>
      <w:r w:rsidRPr="5267A4FF">
        <w:rPr>
          <w:rFonts w:ascii="Times New Roman" w:eastAsia="Times New Roman" w:hAnsi="Times New Roman" w:cs="Times New Roman"/>
          <w:sz w:val="28"/>
          <w:szCs w:val="28"/>
        </w:rPr>
        <w:t>comprises the health gain and cost-effectiveness</w:t>
      </w:r>
      <w:r w:rsidR="3D3ACFC6" w:rsidRPr="5267A4FF">
        <w:rPr>
          <w:rFonts w:ascii="Times New Roman" w:eastAsia="Times New Roman" w:hAnsi="Times New Roman" w:cs="Times New Roman"/>
          <w:sz w:val="28"/>
          <w:szCs w:val="28"/>
        </w:rPr>
        <w:t xml:space="preserve"> of health interventions</w:t>
      </w:r>
      <w:r w:rsidRPr="5267A4FF">
        <w:rPr>
          <w:rFonts w:ascii="Times New Roman" w:eastAsia="Times New Roman" w:hAnsi="Times New Roman" w:cs="Times New Roman"/>
          <w:sz w:val="28"/>
          <w:szCs w:val="28"/>
        </w:rPr>
        <w:t xml:space="preserve"> evaluated by </w:t>
      </w:r>
      <w:r w:rsidR="32409E05" w:rsidRPr="5267A4FF">
        <w:rPr>
          <w:rFonts w:ascii="Times New Roman" w:eastAsia="Times New Roman" w:hAnsi="Times New Roman" w:cs="Times New Roman"/>
          <w:sz w:val="28"/>
          <w:szCs w:val="28"/>
        </w:rPr>
        <w:t xml:space="preserve">the </w:t>
      </w:r>
      <w:r w:rsidRPr="5267A4FF">
        <w:rPr>
          <w:rFonts w:ascii="Times New Roman" w:eastAsia="Times New Roman" w:hAnsi="Times New Roman" w:cs="Times New Roman"/>
          <w:sz w:val="28"/>
          <w:szCs w:val="28"/>
        </w:rPr>
        <w:t>BODE3</w:t>
      </w:r>
      <w:r w:rsidR="2A8DEC7A" w:rsidRPr="5267A4FF">
        <w:rPr>
          <w:rFonts w:ascii="Times New Roman" w:eastAsia="Times New Roman" w:hAnsi="Times New Roman" w:cs="Times New Roman"/>
          <w:sz w:val="28"/>
          <w:szCs w:val="28"/>
        </w:rPr>
        <w:t xml:space="preserve"> program</w:t>
      </w:r>
      <w:r w:rsidRPr="5267A4FF">
        <w:rPr>
          <w:rFonts w:ascii="Times New Roman" w:eastAsia="Times New Roman" w:hAnsi="Times New Roman" w:cs="Times New Roman"/>
          <w:sz w:val="28"/>
          <w:szCs w:val="28"/>
        </w:rPr>
        <w:t xml:space="preserve">. </w:t>
      </w:r>
      <w:r w:rsidR="43EC7B77" w:rsidRPr="5267A4FF">
        <w:rPr>
          <w:rFonts w:ascii="Times New Roman" w:eastAsia="Times New Roman" w:hAnsi="Times New Roman" w:cs="Times New Roman"/>
          <w:sz w:val="28"/>
          <w:szCs w:val="28"/>
        </w:rPr>
        <w:t>Each data sample is the result of a</w:t>
      </w:r>
      <w:r w:rsidR="7B810BF2" w:rsidRPr="5267A4FF">
        <w:rPr>
          <w:rFonts w:ascii="Times New Roman" w:eastAsia="Times New Roman" w:hAnsi="Times New Roman" w:cs="Times New Roman"/>
          <w:sz w:val="28"/>
          <w:szCs w:val="28"/>
        </w:rPr>
        <w:t xml:space="preserve"> research paper on the topic. </w:t>
      </w:r>
      <w:r w:rsidR="7865FFE6" w:rsidRPr="5267A4FF">
        <w:rPr>
          <w:rFonts w:ascii="Times New Roman" w:eastAsia="Times New Roman" w:hAnsi="Times New Roman" w:cs="Times New Roman"/>
          <w:sz w:val="28"/>
          <w:szCs w:val="28"/>
        </w:rPr>
        <w:t xml:space="preserve">This </w:t>
      </w:r>
      <w:r w:rsidRPr="5267A4FF">
        <w:rPr>
          <w:rFonts w:ascii="Times New Roman" w:eastAsia="Times New Roman" w:hAnsi="Times New Roman" w:cs="Times New Roman"/>
          <w:sz w:val="28"/>
          <w:szCs w:val="28"/>
        </w:rPr>
        <w:t xml:space="preserve">enables researchers to get an informed 'first impression' </w:t>
      </w:r>
      <w:r w:rsidR="0589A1A6" w:rsidRPr="5267A4FF">
        <w:rPr>
          <w:rFonts w:ascii="Times New Roman" w:eastAsia="Times New Roman" w:hAnsi="Times New Roman" w:cs="Times New Roman"/>
          <w:sz w:val="28"/>
          <w:szCs w:val="28"/>
        </w:rPr>
        <w:t>on the efficacy of health interventions</w:t>
      </w:r>
      <w:commentRangeStart w:id="104"/>
      <w:r w:rsidR="0589A1A6" w:rsidRPr="5267A4FF">
        <w:rPr>
          <w:rFonts w:ascii="Times New Roman" w:eastAsia="Times New Roman" w:hAnsi="Times New Roman" w:cs="Times New Roman"/>
          <w:sz w:val="28"/>
          <w:szCs w:val="28"/>
        </w:rPr>
        <w:t>.</w:t>
      </w:r>
      <w:r w:rsidR="1086454E" w:rsidRPr="5267A4FF">
        <w:rPr>
          <w:rFonts w:ascii="Times New Roman" w:eastAsia="Times New Roman" w:hAnsi="Times New Roman" w:cs="Times New Roman"/>
          <w:sz w:val="28"/>
          <w:szCs w:val="28"/>
        </w:rPr>
        <w:t xml:space="preserve"> </w:t>
      </w:r>
      <w:r w:rsidR="1086454E" w:rsidRPr="5267A4FF">
        <w:rPr>
          <w:rFonts w:ascii="Times New Roman" w:eastAsia="Times New Roman" w:hAnsi="Times New Roman" w:cs="Times New Roman"/>
          <w:b/>
          <w:bCs/>
          <w:sz w:val="28"/>
          <w:szCs w:val="28"/>
        </w:rPr>
        <w:t xml:space="preserve">Figure 2.2 </w:t>
      </w:r>
      <w:r w:rsidR="514D91C2" w:rsidRPr="5267A4FF">
        <w:rPr>
          <w:rFonts w:ascii="Times New Roman" w:eastAsia="Times New Roman" w:hAnsi="Times New Roman" w:cs="Times New Roman"/>
          <w:sz w:val="28"/>
          <w:szCs w:val="28"/>
        </w:rPr>
        <w:t>describes</w:t>
      </w:r>
      <w:r w:rsidR="1086454E" w:rsidRPr="5267A4FF">
        <w:rPr>
          <w:rFonts w:ascii="Times New Roman" w:eastAsia="Times New Roman" w:hAnsi="Times New Roman" w:cs="Times New Roman"/>
          <w:sz w:val="28"/>
          <w:szCs w:val="28"/>
        </w:rPr>
        <w:t xml:space="preserve"> the columns in </w:t>
      </w:r>
      <w:r w:rsidR="5CAB1F79" w:rsidRPr="5267A4FF">
        <w:rPr>
          <w:rFonts w:ascii="Times New Roman" w:eastAsia="Times New Roman" w:hAnsi="Times New Roman" w:cs="Times New Roman"/>
          <w:sz w:val="28"/>
          <w:szCs w:val="28"/>
        </w:rPr>
        <w:t xml:space="preserve">the HILT. </w:t>
      </w:r>
      <w:commentRangeEnd w:id="104"/>
      <w:r>
        <w:rPr>
          <w:rStyle w:val="CommentReference"/>
        </w:rPr>
        <w:commentReference w:id="104"/>
      </w:r>
    </w:p>
    <w:p w14:paraId="0B111D93" w14:textId="2977D76C" w:rsidR="701ADFEA" w:rsidRDefault="701ADFEA" w:rsidP="460BD35B">
      <w:pPr>
        <w:spacing w:after="0" w:line="360" w:lineRule="auto"/>
        <w:jc w:val="both"/>
        <w:rPr>
          <w:rFonts w:ascii="Times New Roman" w:eastAsia="Times New Roman" w:hAnsi="Times New Roman" w:cs="Times New Roman"/>
          <w:sz w:val="28"/>
          <w:szCs w:val="28"/>
        </w:rPr>
      </w:pPr>
    </w:p>
    <w:p w14:paraId="57FCA8B9" w14:textId="6176F3BA" w:rsidR="5CAB1F79" w:rsidRDefault="5CAB1F79" w:rsidP="460BD35B">
      <w:pPr>
        <w:spacing w:after="0" w:line="360" w:lineRule="auto"/>
        <w:jc w:val="center"/>
        <w:rPr>
          <w:rFonts w:ascii="Times New Roman" w:eastAsia="Times New Roman" w:hAnsi="Times New Roman" w:cs="Times New Roman"/>
          <w:u w:val="single"/>
        </w:rPr>
      </w:pPr>
      <w:r w:rsidRPr="460BD35B">
        <w:rPr>
          <w:rFonts w:ascii="Times New Roman" w:eastAsia="Times New Roman" w:hAnsi="Times New Roman" w:cs="Times New Roman"/>
          <w:u w:val="single"/>
        </w:rPr>
        <w:t>Figure 2.2: Health Intervention League Table for Tobacco Domain</w:t>
      </w:r>
    </w:p>
    <w:tbl>
      <w:tblPr>
        <w:tblStyle w:val="TableGrid"/>
        <w:tblW w:w="0" w:type="auto"/>
        <w:tblLayout w:type="fixed"/>
        <w:tblLook w:val="06A0" w:firstRow="1" w:lastRow="0" w:firstColumn="1" w:lastColumn="0" w:noHBand="1" w:noVBand="1"/>
      </w:tblPr>
      <w:tblGrid>
        <w:gridCol w:w="2775"/>
        <w:gridCol w:w="6240"/>
      </w:tblGrid>
      <w:tr w:rsidR="701ADFEA" w14:paraId="0275FBAB" w14:textId="77777777" w:rsidTr="460BD35B">
        <w:trPr>
          <w:trHeight w:val="300"/>
        </w:trPr>
        <w:tc>
          <w:tcPr>
            <w:tcW w:w="2775" w:type="dxa"/>
          </w:tcPr>
          <w:p w14:paraId="7C3F4986" w14:textId="77227FC8" w:rsidR="1EEC77A6" w:rsidRDefault="1EEC77A6" w:rsidP="460BD35B">
            <w:pPr>
              <w:rPr>
                <w:rFonts w:ascii="Times New Roman" w:eastAsia="Times New Roman" w:hAnsi="Times New Roman" w:cs="Times New Roman"/>
                <w:b/>
                <w:bCs/>
              </w:rPr>
            </w:pPr>
            <w:r w:rsidRPr="460BD35B">
              <w:rPr>
                <w:rFonts w:ascii="Times New Roman" w:eastAsia="Times New Roman" w:hAnsi="Times New Roman" w:cs="Times New Roman"/>
                <w:b/>
                <w:bCs/>
              </w:rPr>
              <w:t>Column</w:t>
            </w:r>
          </w:p>
        </w:tc>
        <w:tc>
          <w:tcPr>
            <w:tcW w:w="6240" w:type="dxa"/>
          </w:tcPr>
          <w:p w14:paraId="60B2D0D8" w14:textId="35162C89" w:rsidR="1EEC77A6" w:rsidRDefault="1EEC77A6" w:rsidP="460BD35B">
            <w:pPr>
              <w:rPr>
                <w:rFonts w:ascii="Times New Roman" w:eastAsia="Times New Roman" w:hAnsi="Times New Roman" w:cs="Times New Roman"/>
                <w:b/>
                <w:bCs/>
              </w:rPr>
            </w:pPr>
            <w:r w:rsidRPr="460BD35B">
              <w:rPr>
                <w:rFonts w:ascii="Times New Roman" w:eastAsia="Times New Roman" w:hAnsi="Times New Roman" w:cs="Times New Roman"/>
                <w:b/>
                <w:bCs/>
              </w:rPr>
              <w:t>Description</w:t>
            </w:r>
          </w:p>
        </w:tc>
      </w:tr>
      <w:tr w:rsidR="701ADFEA" w14:paraId="6965DA13" w14:textId="77777777" w:rsidTr="460BD35B">
        <w:trPr>
          <w:trHeight w:val="300"/>
        </w:trPr>
        <w:tc>
          <w:tcPr>
            <w:tcW w:w="2775" w:type="dxa"/>
          </w:tcPr>
          <w:p w14:paraId="7D307028" w14:textId="649D2B6D" w:rsidR="1EEC77A6" w:rsidRDefault="1EEC77A6" w:rsidP="460BD35B">
            <w:pPr>
              <w:rPr>
                <w:rFonts w:ascii="Times New Roman" w:eastAsia="Times New Roman" w:hAnsi="Times New Roman" w:cs="Times New Roman"/>
              </w:rPr>
            </w:pPr>
            <w:r w:rsidRPr="460BD35B">
              <w:rPr>
                <w:rFonts w:ascii="Times New Roman" w:eastAsia="Times New Roman" w:hAnsi="Times New Roman" w:cs="Times New Roman"/>
              </w:rPr>
              <w:t>Country</w:t>
            </w:r>
          </w:p>
        </w:tc>
        <w:tc>
          <w:tcPr>
            <w:tcW w:w="6240" w:type="dxa"/>
          </w:tcPr>
          <w:p w14:paraId="3DDF9DDC" w14:textId="3948F502" w:rsidR="1EEC77A6" w:rsidRDefault="1EEC77A6" w:rsidP="460BD35B">
            <w:pPr>
              <w:jc w:val="both"/>
              <w:rPr>
                <w:rFonts w:ascii="Times New Roman" w:eastAsia="Times New Roman" w:hAnsi="Times New Roman" w:cs="Times New Roman"/>
              </w:rPr>
            </w:pPr>
            <w:r w:rsidRPr="460BD35B">
              <w:rPr>
                <w:rFonts w:ascii="Times New Roman" w:eastAsia="Times New Roman" w:hAnsi="Times New Roman" w:cs="Times New Roman"/>
              </w:rPr>
              <w:t>Indicate</w:t>
            </w:r>
            <w:r w:rsidR="0265359F" w:rsidRPr="460BD35B">
              <w:rPr>
                <w:rFonts w:ascii="Times New Roman" w:eastAsia="Times New Roman" w:hAnsi="Times New Roman" w:cs="Times New Roman"/>
              </w:rPr>
              <w:t>s the country the research was conducted in</w:t>
            </w:r>
            <w:r w:rsidR="11504FF1" w:rsidRPr="460BD35B">
              <w:rPr>
                <w:rFonts w:ascii="Times New Roman" w:eastAsia="Times New Roman" w:hAnsi="Times New Roman" w:cs="Times New Roman"/>
              </w:rPr>
              <w:t xml:space="preserve">. </w:t>
            </w:r>
            <w:r w:rsidR="35DB7F1E" w:rsidRPr="460BD35B">
              <w:rPr>
                <w:rFonts w:ascii="Times New Roman" w:eastAsia="Times New Roman" w:hAnsi="Times New Roman" w:cs="Times New Roman"/>
              </w:rPr>
              <w:t>The research is centred on New Zealand's 2025 Smoke-Free Goal. Consequently, only records with the country designation "NZ" will be included in the dataset for model building.</w:t>
            </w:r>
          </w:p>
        </w:tc>
      </w:tr>
      <w:tr w:rsidR="701ADFEA" w14:paraId="73163030" w14:textId="77777777" w:rsidTr="460BD35B">
        <w:trPr>
          <w:trHeight w:val="300"/>
        </w:trPr>
        <w:tc>
          <w:tcPr>
            <w:tcW w:w="2775" w:type="dxa"/>
          </w:tcPr>
          <w:p w14:paraId="137EEDA7" w14:textId="2317D53B" w:rsidR="1EEC77A6" w:rsidRDefault="1EEC77A6" w:rsidP="460BD35B">
            <w:pPr>
              <w:rPr>
                <w:rFonts w:ascii="Times New Roman" w:eastAsia="Times New Roman" w:hAnsi="Times New Roman" w:cs="Times New Roman"/>
              </w:rPr>
            </w:pPr>
            <w:r w:rsidRPr="460BD35B">
              <w:rPr>
                <w:rFonts w:ascii="Times New Roman" w:eastAsia="Times New Roman" w:hAnsi="Times New Roman" w:cs="Times New Roman"/>
              </w:rPr>
              <w:t>Base Year</w:t>
            </w:r>
          </w:p>
        </w:tc>
        <w:tc>
          <w:tcPr>
            <w:tcW w:w="6240" w:type="dxa"/>
          </w:tcPr>
          <w:p w14:paraId="14B20C74" w14:textId="264520A5" w:rsidR="3D4361A6" w:rsidRDefault="3D4361A6" w:rsidP="701ADFEA">
            <w:pPr>
              <w:jc w:val="both"/>
              <w:rPr>
                <w:rFonts w:ascii="Times New Roman" w:eastAsia="Times New Roman" w:hAnsi="Times New Roman" w:cs="Times New Roman"/>
              </w:rPr>
            </w:pPr>
            <w:r w:rsidRPr="460BD35B">
              <w:rPr>
                <w:rFonts w:ascii="Times New Roman" w:eastAsia="Times New Roman" w:hAnsi="Times New Roman" w:cs="Times New Roman"/>
              </w:rPr>
              <w:t xml:space="preserve">Indicates the start year </w:t>
            </w:r>
            <w:r w:rsidR="0FB29EF5" w:rsidRPr="460BD35B">
              <w:rPr>
                <w:rFonts w:ascii="Times New Roman" w:eastAsia="Times New Roman" w:hAnsi="Times New Roman" w:cs="Times New Roman"/>
              </w:rPr>
              <w:t xml:space="preserve">from which the effects of an intervention are modelled. Research papers </w:t>
            </w:r>
            <w:r w:rsidR="04CF2481" w:rsidRPr="460BD35B">
              <w:rPr>
                <w:rFonts w:ascii="Times New Roman" w:eastAsia="Times New Roman" w:hAnsi="Times New Roman" w:cs="Times New Roman"/>
              </w:rPr>
              <w:t xml:space="preserve">that use New Zealand’s 2025 Smoke-Free Goal as a case study unanimously have 2011 as its base year.  </w:t>
            </w:r>
          </w:p>
        </w:tc>
      </w:tr>
      <w:tr w:rsidR="701ADFEA" w14:paraId="5A840A82" w14:textId="77777777" w:rsidTr="460BD35B">
        <w:trPr>
          <w:trHeight w:val="300"/>
        </w:trPr>
        <w:tc>
          <w:tcPr>
            <w:tcW w:w="2775" w:type="dxa"/>
          </w:tcPr>
          <w:p w14:paraId="6BCE44D8" w14:textId="3CE25C47" w:rsidR="1EEC77A6" w:rsidRDefault="1EEC77A6" w:rsidP="460BD35B">
            <w:pPr>
              <w:rPr>
                <w:rFonts w:ascii="Times New Roman" w:eastAsia="Times New Roman" w:hAnsi="Times New Roman" w:cs="Times New Roman"/>
              </w:rPr>
            </w:pPr>
            <w:r w:rsidRPr="460BD35B">
              <w:rPr>
                <w:rFonts w:ascii="Times New Roman" w:eastAsia="Times New Roman" w:hAnsi="Times New Roman" w:cs="Times New Roman"/>
              </w:rPr>
              <w:t>Domain</w:t>
            </w:r>
          </w:p>
        </w:tc>
        <w:tc>
          <w:tcPr>
            <w:tcW w:w="6240" w:type="dxa"/>
          </w:tcPr>
          <w:p w14:paraId="7253F01A" w14:textId="130126AD" w:rsidR="68FB3BB8" w:rsidRDefault="68FB3BB8" w:rsidP="460BD35B">
            <w:pPr>
              <w:jc w:val="both"/>
              <w:rPr>
                <w:rFonts w:ascii="Times New Roman" w:eastAsia="Times New Roman" w:hAnsi="Times New Roman" w:cs="Times New Roman"/>
              </w:rPr>
            </w:pPr>
            <w:r w:rsidRPr="460BD35B">
              <w:rPr>
                <w:rFonts w:ascii="Times New Roman" w:eastAsia="Times New Roman" w:hAnsi="Times New Roman" w:cs="Times New Roman"/>
              </w:rPr>
              <w:t>Indicates the health domain of the study, such as alcohol, cancer, diabetes, among others</w:t>
            </w:r>
            <w:r w:rsidR="6154B853" w:rsidRPr="460BD35B">
              <w:rPr>
                <w:rFonts w:ascii="Times New Roman" w:eastAsia="Times New Roman" w:hAnsi="Times New Roman" w:cs="Times New Roman"/>
              </w:rPr>
              <w:t xml:space="preserve">. This research will focus on records with the </w:t>
            </w:r>
            <w:r w:rsidR="62B4E39E" w:rsidRPr="460BD35B">
              <w:rPr>
                <w:rFonts w:ascii="Times New Roman" w:eastAsia="Times New Roman" w:hAnsi="Times New Roman" w:cs="Times New Roman"/>
                <w:i/>
                <w:iCs/>
              </w:rPr>
              <w:t>Tobacco</w:t>
            </w:r>
            <w:r w:rsidR="6154B853" w:rsidRPr="460BD35B">
              <w:rPr>
                <w:rFonts w:ascii="Times New Roman" w:eastAsia="Times New Roman" w:hAnsi="Times New Roman" w:cs="Times New Roman"/>
              </w:rPr>
              <w:t xml:space="preserve"> domain</w:t>
            </w:r>
            <w:r w:rsidR="365856B2" w:rsidRPr="460BD35B">
              <w:rPr>
                <w:rFonts w:ascii="Times New Roman" w:eastAsia="Times New Roman" w:hAnsi="Times New Roman" w:cs="Times New Roman"/>
              </w:rPr>
              <w:t>.</w:t>
            </w:r>
          </w:p>
        </w:tc>
      </w:tr>
      <w:tr w:rsidR="701ADFEA" w14:paraId="323D1D37" w14:textId="77777777" w:rsidTr="460BD35B">
        <w:trPr>
          <w:trHeight w:val="300"/>
        </w:trPr>
        <w:tc>
          <w:tcPr>
            <w:tcW w:w="2775" w:type="dxa"/>
          </w:tcPr>
          <w:p w14:paraId="6F1383ED" w14:textId="29CB1E13" w:rsidR="1EEC77A6" w:rsidRDefault="1EEC77A6" w:rsidP="460BD35B">
            <w:pPr>
              <w:rPr>
                <w:rFonts w:ascii="Times New Roman" w:eastAsia="Times New Roman" w:hAnsi="Times New Roman" w:cs="Times New Roman"/>
              </w:rPr>
            </w:pPr>
            <w:r w:rsidRPr="460BD35B">
              <w:rPr>
                <w:rFonts w:ascii="Times New Roman" w:eastAsia="Times New Roman" w:hAnsi="Times New Roman" w:cs="Times New Roman"/>
              </w:rPr>
              <w:t>Intervention</w:t>
            </w:r>
          </w:p>
        </w:tc>
        <w:tc>
          <w:tcPr>
            <w:tcW w:w="6240" w:type="dxa"/>
          </w:tcPr>
          <w:p w14:paraId="6537E2F1" w14:textId="21076B0C" w:rsidR="05011510" w:rsidRDefault="05011510" w:rsidP="460BD35B">
            <w:pPr>
              <w:jc w:val="both"/>
              <w:rPr>
                <w:rFonts w:ascii="Times New Roman" w:eastAsia="Times New Roman" w:hAnsi="Times New Roman" w:cs="Times New Roman"/>
              </w:rPr>
            </w:pPr>
            <w:r w:rsidRPr="460BD35B">
              <w:rPr>
                <w:rFonts w:ascii="Times New Roman" w:eastAsia="Times New Roman" w:hAnsi="Times New Roman" w:cs="Times New Roman"/>
              </w:rPr>
              <w:t xml:space="preserve">Indicates the </w:t>
            </w:r>
            <w:r w:rsidR="726919B8" w:rsidRPr="460BD35B">
              <w:rPr>
                <w:rFonts w:ascii="Times New Roman" w:eastAsia="Times New Roman" w:hAnsi="Times New Roman" w:cs="Times New Roman"/>
              </w:rPr>
              <w:t>name</w:t>
            </w:r>
            <w:r w:rsidRPr="460BD35B">
              <w:rPr>
                <w:rFonts w:ascii="Times New Roman" w:eastAsia="Times New Roman" w:hAnsi="Times New Roman" w:cs="Times New Roman"/>
              </w:rPr>
              <w:t xml:space="preserve"> of </w:t>
            </w:r>
            <w:r w:rsidR="4FCEAAB1" w:rsidRPr="460BD35B">
              <w:rPr>
                <w:rFonts w:ascii="Times New Roman" w:eastAsia="Times New Roman" w:hAnsi="Times New Roman" w:cs="Times New Roman"/>
              </w:rPr>
              <w:t xml:space="preserve">the </w:t>
            </w:r>
            <w:r w:rsidRPr="460BD35B">
              <w:rPr>
                <w:rFonts w:ascii="Times New Roman" w:eastAsia="Times New Roman" w:hAnsi="Times New Roman" w:cs="Times New Roman"/>
              </w:rPr>
              <w:t>intervention associated with the study</w:t>
            </w:r>
            <w:r w:rsidR="3CD19F62" w:rsidRPr="460BD35B">
              <w:rPr>
                <w:rFonts w:ascii="Times New Roman" w:eastAsia="Times New Roman" w:hAnsi="Times New Roman" w:cs="Times New Roman"/>
              </w:rPr>
              <w:t>. Records</w:t>
            </w:r>
            <w:r w:rsidR="743C4C2A" w:rsidRPr="460BD35B">
              <w:rPr>
                <w:rFonts w:ascii="Times New Roman" w:eastAsia="Times New Roman" w:hAnsi="Times New Roman" w:cs="Times New Roman"/>
              </w:rPr>
              <w:t xml:space="preserve"> that indicate </w:t>
            </w:r>
            <w:r w:rsidR="743C4C2A" w:rsidRPr="460BD35B">
              <w:rPr>
                <w:rFonts w:ascii="Times New Roman" w:eastAsia="Times New Roman" w:hAnsi="Times New Roman" w:cs="Times New Roman"/>
                <w:i/>
                <w:iCs/>
              </w:rPr>
              <w:t>Het</w:t>
            </w:r>
            <w:r w:rsidR="3CD19F62" w:rsidRPr="460BD35B">
              <w:rPr>
                <w:rFonts w:ascii="Times New Roman" w:eastAsia="Times New Roman" w:hAnsi="Times New Roman" w:cs="Times New Roman"/>
              </w:rPr>
              <w:t xml:space="preserve"> </w:t>
            </w:r>
            <w:r w:rsidR="2171FD87" w:rsidRPr="460BD35B">
              <w:rPr>
                <w:rFonts w:ascii="Times New Roman" w:eastAsia="Times New Roman" w:hAnsi="Times New Roman" w:cs="Times New Roman"/>
              </w:rPr>
              <w:t xml:space="preserve">under the “Heterogeneity” column </w:t>
            </w:r>
            <w:r w:rsidR="55F40A48" w:rsidRPr="460BD35B">
              <w:rPr>
                <w:rFonts w:ascii="Times New Roman" w:eastAsia="Times New Roman" w:hAnsi="Times New Roman" w:cs="Times New Roman"/>
              </w:rPr>
              <w:t xml:space="preserve">(explained below) </w:t>
            </w:r>
            <w:r w:rsidR="3CD19F62" w:rsidRPr="460BD35B">
              <w:rPr>
                <w:rFonts w:ascii="Times New Roman" w:eastAsia="Times New Roman" w:hAnsi="Times New Roman" w:cs="Times New Roman"/>
              </w:rPr>
              <w:t>also specif</w:t>
            </w:r>
            <w:r w:rsidR="68005108" w:rsidRPr="460BD35B">
              <w:rPr>
                <w:rFonts w:ascii="Times New Roman" w:eastAsia="Times New Roman" w:hAnsi="Times New Roman" w:cs="Times New Roman"/>
              </w:rPr>
              <w:t>ies</w:t>
            </w:r>
            <w:r w:rsidR="3CD19F62" w:rsidRPr="460BD35B">
              <w:rPr>
                <w:rFonts w:ascii="Times New Roman" w:eastAsia="Times New Roman" w:hAnsi="Times New Roman" w:cs="Times New Roman"/>
              </w:rPr>
              <w:t xml:space="preserve"> the age, gender, and ethnicity</w:t>
            </w:r>
            <w:r w:rsidR="4770A3AE" w:rsidRPr="460BD35B">
              <w:rPr>
                <w:rFonts w:ascii="Times New Roman" w:eastAsia="Times New Roman" w:hAnsi="Times New Roman" w:cs="Times New Roman"/>
              </w:rPr>
              <w:t>.</w:t>
            </w:r>
          </w:p>
        </w:tc>
      </w:tr>
      <w:tr w:rsidR="701ADFEA" w14:paraId="7270A735" w14:textId="77777777" w:rsidTr="460BD35B">
        <w:trPr>
          <w:trHeight w:val="300"/>
        </w:trPr>
        <w:tc>
          <w:tcPr>
            <w:tcW w:w="2775" w:type="dxa"/>
          </w:tcPr>
          <w:p w14:paraId="5F57D9AB" w14:textId="55486926" w:rsidR="1EEC77A6" w:rsidRDefault="1EEC77A6" w:rsidP="460BD35B">
            <w:pPr>
              <w:rPr>
                <w:rFonts w:ascii="Times New Roman" w:eastAsia="Times New Roman" w:hAnsi="Times New Roman" w:cs="Times New Roman"/>
              </w:rPr>
            </w:pPr>
            <w:r w:rsidRPr="460BD35B">
              <w:rPr>
                <w:rFonts w:ascii="Times New Roman" w:eastAsia="Times New Roman" w:hAnsi="Times New Roman" w:cs="Times New Roman"/>
              </w:rPr>
              <w:t>Heterogeneity</w:t>
            </w:r>
          </w:p>
        </w:tc>
        <w:tc>
          <w:tcPr>
            <w:tcW w:w="6240" w:type="dxa"/>
          </w:tcPr>
          <w:p w14:paraId="27E6603B" w14:textId="5A7EEEFD" w:rsidR="1269671F" w:rsidRDefault="1269671F" w:rsidP="460BD35B">
            <w:pPr>
              <w:jc w:val="both"/>
              <w:rPr>
                <w:rFonts w:ascii="Times New Roman" w:eastAsia="Times New Roman" w:hAnsi="Times New Roman" w:cs="Times New Roman"/>
              </w:rPr>
            </w:pPr>
            <w:r w:rsidRPr="460BD35B">
              <w:rPr>
                <w:rFonts w:ascii="Times New Roman" w:eastAsia="Times New Roman" w:hAnsi="Times New Roman" w:cs="Times New Roman"/>
              </w:rPr>
              <w:t>Indicates if the record is disaggregated by age, gender, or ethnicity</w:t>
            </w:r>
            <w:r w:rsidR="2F2698FE" w:rsidRPr="460BD35B">
              <w:rPr>
                <w:rFonts w:ascii="Times New Roman" w:eastAsia="Times New Roman" w:hAnsi="Times New Roman" w:cs="Times New Roman"/>
              </w:rPr>
              <w:t xml:space="preserve">. </w:t>
            </w:r>
            <w:r w:rsidR="2F2698FE" w:rsidRPr="460BD35B">
              <w:rPr>
                <w:rFonts w:ascii="Times New Roman" w:eastAsia="Times New Roman" w:hAnsi="Times New Roman" w:cs="Times New Roman"/>
                <w:i/>
                <w:iCs/>
              </w:rPr>
              <w:t>Main</w:t>
            </w:r>
            <w:r w:rsidR="2F2698FE" w:rsidRPr="460BD35B">
              <w:rPr>
                <w:rFonts w:ascii="Times New Roman" w:eastAsia="Times New Roman" w:hAnsi="Times New Roman" w:cs="Times New Roman"/>
              </w:rPr>
              <w:t xml:space="preserve"> indicates that the QALY and HSC of the record is aggregated across all age groups, gender, and ethnicity. </w:t>
            </w:r>
            <w:r w:rsidR="2F2698FE" w:rsidRPr="460BD35B">
              <w:rPr>
                <w:rFonts w:ascii="Times New Roman" w:eastAsia="Times New Roman" w:hAnsi="Times New Roman" w:cs="Times New Roman"/>
                <w:i/>
                <w:iCs/>
              </w:rPr>
              <w:t xml:space="preserve">Het </w:t>
            </w:r>
            <w:r w:rsidR="2F2698FE" w:rsidRPr="460BD35B">
              <w:rPr>
                <w:rFonts w:ascii="Times New Roman" w:eastAsia="Times New Roman" w:hAnsi="Times New Roman" w:cs="Times New Roman"/>
              </w:rPr>
              <w:t xml:space="preserve">indicates the QALY and HSC </w:t>
            </w:r>
            <w:r w:rsidR="72E864F1" w:rsidRPr="460BD35B">
              <w:rPr>
                <w:rFonts w:ascii="Times New Roman" w:eastAsia="Times New Roman" w:hAnsi="Times New Roman" w:cs="Times New Roman"/>
              </w:rPr>
              <w:t>value represents a specific age group, gender, or ethnicity.</w:t>
            </w:r>
          </w:p>
        </w:tc>
      </w:tr>
      <w:tr w:rsidR="701ADFEA" w14:paraId="79CA3773" w14:textId="77777777" w:rsidTr="460BD35B">
        <w:trPr>
          <w:trHeight w:val="300"/>
        </w:trPr>
        <w:tc>
          <w:tcPr>
            <w:tcW w:w="2775" w:type="dxa"/>
          </w:tcPr>
          <w:p w14:paraId="7C2C0209" w14:textId="2EBDF657" w:rsidR="1EEC77A6" w:rsidRDefault="1EEC77A6" w:rsidP="460BD35B">
            <w:pPr>
              <w:rPr>
                <w:rFonts w:ascii="Times New Roman" w:eastAsia="Times New Roman" w:hAnsi="Times New Roman" w:cs="Times New Roman"/>
              </w:rPr>
            </w:pPr>
            <w:r w:rsidRPr="460BD35B">
              <w:rPr>
                <w:rFonts w:ascii="Times New Roman" w:eastAsia="Times New Roman" w:hAnsi="Times New Roman" w:cs="Times New Roman"/>
              </w:rPr>
              <w:lastRenderedPageBreak/>
              <w:t>Comparator</w:t>
            </w:r>
          </w:p>
        </w:tc>
        <w:tc>
          <w:tcPr>
            <w:tcW w:w="6240" w:type="dxa"/>
          </w:tcPr>
          <w:p w14:paraId="5BAC7C01" w14:textId="26F91724" w:rsidR="55453194" w:rsidRDefault="55453194" w:rsidP="460BD35B">
            <w:pPr>
              <w:jc w:val="both"/>
              <w:rPr>
                <w:rFonts w:ascii="Times New Roman" w:eastAsia="Times New Roman" w:hAnsi="Times New Roman" w:cs="Times New Roman"/>
              </w:rPr>
            </w:pPr>
            <w:r w:rsidRPr="460BD35B">
              <w:rPr>
                <w:rFonts w:ascii="Times New Roman" w:eastAsia="Times New Roman" w:hAnsi="Times New Roman" w:cs="Times New Roman"/>
              </w:rPr>
              <w:t xml:space="preserve">Indicates </w:t>
            </w:r>
            <w:r w:rsidR="1DE1E393" w:rsidRPr="460BD35B">
              <w:rPr>
                <w:rFonts w:ascii="Times New Roman" w:eastAsia="Times New Roman" w:hAnsi="Times New Roman" w:cs="Times New Roman"/>
              </w:rPr>
              <w:t xml:space="preserve">the scenario in which QALYs and HSCs are compared against. For research papers that use New Zealand’s 2025 Smoke-Free Goal as a case study, the comparator is </w:t>
            </w:r>
            <w:r w:rsidR="1DE1E393" w:rsidRPr="460BD35B">
              <w:rPr>
                <w:rFonts w:ascii="Times New Roman" w:eastAsia="Times New Roman" w:hAnsi="Times New Roman" w:cs="Times New Roman"/>
                <w:i/>
                <w:iCs/>
              </w:rPr>
              <w:t>Business</w:t>
            </w:r>
            <w:r w:rsidR="058C0720" w:rsidRPr="460BD35B">
              <w:rPr>
                <w:rFonts w:ascii="Times New Roman" w:eastAsia="Times New Roman" w:hAnsi="Times New Roman" w:cs="Times New Roman"/>
                <w:i/>
                <w:iCs/>
              </w:rPr>
              <w:t xml:space="preserve">-as-usual. </w:t>
            </w:r>
          </w:p>
        </w:tc>
      </w:tr>
      <w:tr w:rsidR="701ADFEA" w14:paraId="468C7B9A" w14:textId="77777777" w:rsidTr="460BD35B">
        <w:trPr>
          <w:trHeight w:val="300"/>
        </w:trPr>
        <w:tc>
          <w:tcPr>
            <w:tcW w:w="2775" w:type="dxa"/>
          </w:tcPr>
          <w:p w14:paraId="6DD4A194" w14:textId="13CF6562" w:rsidR="1EEC77A6" w:rsidRDefault="1EEC77A6" w:rsidP="460BD35B">
            <w:pPr>
              <w:rPr>
                <w:rFonts w:ascii="Times New Roman" w:eastAsia="Times New Roman" w:hAnsi="Times New Roman" w:cs="Times New Roman"/>
              </w:rPr>
            </w:pPr>
            <w:r w:rsidRPr="460BD35B">
              <w:rPr>
                <w:rFonts w:ascii="Times New Roman" w:eastAsia="Times New Roman" w:hAnsi="Times New Roman" w:cs="Times New Roman"/>
              </w:rPr>
              <w:t>Discount Rate</w:t>
            </w:r>
          </w:p>
        </w:tc>
        <w:tc>
          <w:tcPr>
            <w:tcW w:w="6240" w:type="dxa"/>
          </w:tcPr>
          <w:p w14:paraId="595041DE" w14:textId="6ED5E51B" w:rsidR="2BFEF3CB" w:rsidRDefault="2BFEF3CB" w:rsidP="460BD35B">
            <w:pPr>
              <w:jc w:val="both"/>
              <w:rPr>
                <w:rFonts w:ascii="Times New Roman" w:eastAsia="Times New Roman" w:hAnsi="Times New Roman" w:cs="Times New Roman"/>
              </w:rPr>
            </w:pPr>
            <w:r w:rsidRPr="460BD35B">
              <w:rPr>
                <w:rFonts w:ascii="Times New Roman" w:eastAsia="Times New Roman" w:hAnsi="Times New Roman" w:cs="Times New Roman"/>
              </w:rPr>
              <w:t xml:space="preserve">The discount rate is used to adjust the value of future costs and health benefits to their present value. All records in the </w:t>
            </w:r>
            <w:r w:rsidR="61CCEEAB" w:rsidRPr="460BD35B">
              <w:rPr>
                <w:rFonts w:ascii="Times New Roman" w:eastAsia="Times New Roman" w:hAnsi="Times New Roman" w:cs="Times New Roman"/>
                <w:i/>
                <w:iCs/>
              </w:rPr>
              <w:t xml:space="preserve">Tobacco </w:t>
            </w:r>
            <w:r w:rsidR="61CCEEAB" w:rsidRPr="460BD35B">
              <w:rPr>
                <w:rFonts w:ascii="Times New Roman" w:eastAsia="Times New Roman" w:hAnsi="Times New Roman" w:cs="Times New Roman"/>
              </w:rPr>
              <w:t xml:space="preserve">domain use a discount rate of 3%, </w:t>
            </w:r>
            <w:r w:rsidR="5C070D6E" w:rsidRPr="460BD35B">
              <w:rPr>
                <w:rFonts w:ascii="Times New Roman" w:eastAsia="Times New Roman" w:hAnsi="Times New Roman" w:cs="Times New Roman"/>
              </w:rPr>
              <w:t xml:space="preserve">which means that future costs and health benefits are reduced by 3% per year. </w:t>
            </w:r>
            <w:r w:rsidR="225F634D" w:rsidRPr="460BD35B">
              <w:rPr>
                <w:rFonts w:ascii="Times New Roman" w:eastAsia="Times New Roman" w:hAnsi="Times New Roman" w:cs="Times New Roman"/>
              </w:rPr>
              <w:t>This reflects the principle that people generally prefer to receive benefits sooner rather than later and incur costs later rather than sooner.</w:t>
            </w:r>
          </w:p>
        </w:tc>
      </w:tr>
      <w:tr w:rsidR="701ADFEA" w14:paraId="7D291364" w14:textId="77777777" w:rsidTr="460BD35B">
        <w:trPr>
          <w:trHeight w:val="300"/>
        </w:trPr>
        <w:tc>
          <w:tcPr>
            <w:tcW w:w="2775" w:type="dxa"/>
          </w:tcPr>
          <w:p w14:paraId="5F1F9537" w14:textId="1CE69F19" w:rsidR="1EEC77A6" w:rsidRDefault="1EEC77A6" w:rsidP="460BD35B">
            <w:pPr>
              <w:rPr>
                <w:rFonts w:ascii="Times New Roman" w:eastAsia="Times New Roman" w:hAnsi="Times New Roman" w:cs="Times New Roman"/>
              </w:rPr>
            </w:pPr>
            <w:r w:rsidRPr="460BD35B">
              <w:rPr>
                <w:rFonts w:ascii="Times New Roman" w:eastAsia="Times New Roman" w:hAnsi="Times New Roman" w:cs="Times New Roman"/>
              </w:rPr>
              <w:t>QALYs/DALYs</w:t>
            </w:r>
          </w:p>
        </w:tc>
        <w:tc>
          <w:tcPr>
            <w:tcW w:w="6240" w:type="dxa"/>
          </w:tcPr>
          <w:p w14:paraId="10B9E4CE" w14:textId="4F968E10" w:rsidR="3FFF5696" w:rsidRDefault="3FFF5696" w:rsidP="460BD35B">
            <w:pPr>
              <w:jc w:val="both"/>
              <w:rPr>
                <w:rFonts w:ascii="Times New Roman" w:eastAsia="Times New Roman" w:hAnsi="Times New Roman" w:cs="Times New Roman"/>
              </w:rPr>
            </w:pPr>
            <w:r w:rsidRPr="460BD35B">
              <w:rPr>
                <w:rFonts w:ascii="Times New Roman" w:eastAsia="Times New Roman" w:hAnsi="Times New Roman" w:cs="Times New Roman"/>
              </w:rPr>
              <w:t>Indicates the change in QALYs due to the intervention. QALYs per 1,000 population are used in the dataset for model building to account for the specific demographic's population size, ensuring the QALY value is sufficiently large for effective machine learning application.</w:t>
            </w:r>
            <w:r w:rsidR="3BFFCDA2" w:rsidRPr="460BD35B">
              <w:rPr>
                <w:rFonts w:ascii="Times New Roman" w:eastAsia="Times New Roman" w:hAnsi="Times New Roman" w:cs="Times New Roman"/>
              </w:rPr>
              <w:t xml:space="preserve"> </w:t>
            </w:r>
          </w:p>
        </w:tc>
      </w:tr>
      <w:tr w:rsidR="701ADFEA" w14:paraId="3981DCFD" w14:textId="77777777" w:rsidTr="460BD35B">
        <w:trPr>
          <w:trHeight w:val="300"/>
        </w:trPr>
        <w:tc>
          <w:tcPr>
            <w:tcW w:w="2775" w:type="dxa"/>
          </w:tcPr>
          <w:p w14:paraId="68CE0E00" w14:textId="036290D2" w:rsidR="1EEC77A6" w:rsidRDefault="1EEC77A6" w:rsidP="460BD35B">
            <w:pPr>
              <w:rPr>
                <w:rFonts w:ascii="Times New Roman" w:eastAsia="Times New Roman" w:hAnsi="Times New Roman" w:cs="Times New Roman"/>
              </w:rPr>
            </w:pPr>
            <w:r w:rsidRPr="460BD35B">
              <w:rPr>
                <w:rFonts w:ascii="Times New Roman" w:eastAsia="Times New Roman" w:hAnsi="Times New Roman" w:cs="Times New Roman"/>
              </w:rPr>
              <w:t>Health System Costs</w:t>
            </w:r>
          </w:p>
        </w:tc>
        <w:tc>
          <w:tcPr>
            <w:tcW w:w="6240" w:type="dxa"/>
          </w:tcPr>
          <w:p w14:paraId="3672B1CC" w14:textId="31A98E94" w:rsidR="701ADFEA" w:rsidRDefault="43BA3CD0" w:rsidP="460BD35B">
            <w:pPr>
              <w:jc w:val="both"/>
              <w:rPr>
                <w:rFonts w:ascii="Times New Roman" w:eastAsia="Times New Roman" w:hAnsi="Times New Roman" w:cs="Times New Roman"/>
              </w:rPr>
            </w:pPr>
            <w:r w:rsidRPr="460BD35B">
              <w:rPr>
                <w:rFonts w:ascii="Times New Roman" w:eastAsia="Times New Roman" w:hAnsi="Times New Roman" w:cs="Times New Roman"/>
              </w:rPr>
              <w:t>Indicates the change in HSCs due to the intervention. A negative HSC refers to cost savings in a healthcare system. A positive HSC refers to additional costs being incurred by the healthcare system, with the presence of the healthcare intervention.</w:t>
            </w:r>
          </w:p>
        </w:tc>
      </w:tr>
      <w:tr w:rsidR="701ADFEA" w14:paraId="768F93EB" w14:textId="77777777" w:rsidTr="460BD35B">
        <w:trPr>
          <w:trHeight w:val="300"/>
        </w:trPr>
        <w:tc>
          <w:tcPr>
            <w:tcW w:w="2775" w:type="dxa"/>
          </w:tcPr>
          <w:p w14:paraId="05F6DB26" w14:textId="203F51D5" w:rsidR="1EEC77A6" w:rsidRDefault="1EEC77A6" w:rsidP="460BD35B">
            <w:pPr>
              <w:rPr>
                <w:rFonts w:ascii="Times New Roman" w:eastAsia="Times New Roman" w:hAnsi="Times New Roman" w:cs="Times New Roman"/>
              </w:rPr>
            </w:pPr>
            <w:r w:rsidRPr="460BD35B">
              <w:rPr>
                <w:rFonts w:ascii="Times New Roman" w:eastAsia="Times New Roman" w:hAnsi="Times New Roman" w:cs="Times New Roman"/>
              </w:rPr>
              <w:t>Intervention Costs</w:t>
            </w:r>
          </w:p>
        </w:tc>
        <w:tc>
          <w:tcPr>
            <w:tcW w:w="6240" w:type="dxa"/>
          </w:tcPr>
          <w:p w14:paraId="5DFF9F1E" w14:textId="0E758A0B" w:rsidR="701ADFEA" w:rsidRDefault="66667418" w:rsidP="460BD35B">
            <w:pPr>
              <w:jc w:val="both"/>
              <w:rPr>
                <w:rFonts w:ascii="Times New Roman" w:eastAsia="Times New Roman" w:hAnsi="Times New Roman" w:cs="Times New Roman"/>
              </w:rPr>
            </w:pPr>
            <w:r w:rsidRPr="460BD35B">
              <w:rPr>
                <w:rFonts w:ascii="Times New Roman" w:eastAsia="Times New Roman" w:hAnsi="Times New Roman" w:cs="Times New Roman"/>
              </w:rPr>
              <w:t>Indicates the cost</w:t>
            </w:r>
            <w:r w:rsidR="28CBE19C" w:rsidRPr="460BD35B">
              <w:rPr>
                <w:rFonts w:ascii="Times New Roman" w:eastAsia="Times New Roman" w:hAnsi="Times New Roman" w:cs="Times New Roman"/>
              </w:rPr>
              <w:t xml:space="preserve"> in New Zealand Dollars (NZ$)</w:t>
            </w:r>
            <w:r w:rsidRPr="460BD35B">
              <w:rPr>
                <w:rFonts w:ascii="Times New Roman" w:eastAsia="Times New Roman" w:hAnsi="Times New Roman" w:cs="Times New Roman"/>
              </w:rPr>
              <w:t xml:space="preserve"> of implementing the intervention</w:t>
            </w:r>
          </w:p>
        </w:tc>
      </w:tr>
      <w:tr w:rsidR="701ADFEA" w14:paraId="7202E7DC" w14:textId="77777777" w:rsidTr="460BD35B">
        <w:trPr>
          <w:trHeight w:val="300"/>
        </w:trPr>
        <w:tc>
          <w:tcPr>
            <w:tcW w:w="2775" w:type="dxa"/>
          </w:tcPr>
          <w:p w14:paraId="070CF8B3" w14:textId="374032F6" w:rsidR="1EEC77A6" w:rsidRDefault="1EEC77A6" w:rsidP="460BD35B">
            <w:pPr>
              <w:rPr>
                <w:rFonts w:ascii="Times New Roman" w:eastAsia="Times New Roman" w:hAnsi="Times New Roman" w:cs="Times New Roman"/>
              </w:rPr>
            </w:pPr>
            <w:r w:rsidRPr="460BD35B">
              <w:rPr>
                <w:rFonts w:ascii="Times New Roman" w:eastAsia="Times New Roman" w:hAnsi="Times New Roman" w:cs="Times New Roman"/>
              </w:rPr>
              <w:t>Time Horizon</w:t>
            </w:r>
          </w:p>
        </w:tc>
        <w:tc>
          <w:tcPr>
            <w:tcW w:w="6240" w:type="dxa"/>
          </w:tcPr>
          <w:p w14:paraId="0709C7FF" w14:textId="0D0944DD" w:rsidR="701ADFEA" w:rsidRDefault="6B584649" w:rsidP="460BD35B">
            <w:pPr>
              <w:jc w:val="both"/>
              <w:rPr>
                <w:rFonts w:ascii="Times New Roman" w:eastAsia="Times New Roman" w:hAnsi="Times New Roman" w:cs="Times New Roman"/>
              </w:rPr>
            </w:pPr>
            <w:r w:rsidRPr="460BD35B">
              <w:rPr>
                <w:rFonts w:ascii="Times New Roman" w:eastAsia="Times New Roman" w:hAnsi="Times New Roman" w:cs="Times New Roman"/>
              </w:rPr>
              <w:t>Indicates the time frame in which the effect of the intervention is measured</w:t>
            </w:r>
            <w:r w:rsidR="6F4DB412" w:rsidRPr="460BD35B">
              <w:rPr>
                <w:rFonts w:ascii="Times New Roman" w:eastAsia="Times New Roman" w:hAnsi="Times New Roman" w:cs="Times New Roman"/>
              </w:rPr>
              <w:t>.</w:t>
            </w:r>
            <w:r w:rsidR="00E30503">
              <w:rPr>
                <w:rFonts w:ascii="Times New Roman" w:eastAsia="Times New Roman" w:hAnsi="Times New Roman" w:cs="Times New Roman"/>
              </w:rPr>
              <w:t xml:space="preserve"> In this study, the effect of all the interventions mentioned i</w:t>
            </w:r>
            <w:r w:rsidR="0002438E">
              <w:rPr>
                <w:rFonts w:ascii="Times New Roman" w:eastAsia="Times New Roman" w:hAnsi="Times New Roman" w:cs="Times New Roman"/>
              </w:rPr>
              <w:t>s 14 years</w:t>
            </w:r>
            <w:r w:rsidR="00136BD6">
              <w:rPr>
                <w:rFonts w:ascii="Times New Roman" w:eastAsia="Times New Roman" w:hAnsi="Times New Roman" w:cs="Times New Roman"/>
              </w:rPr>
              <w:t xml:space="preserve"> (from 2011 to 2025)</w:t>
            </w:r>
            <w:r w:rsidR="0002438E">
              <w:rPr>
                <w:rFonts w:ascii="Times New Roman" w:eastAsia="Times New Roman" w:hAnsi="Times New Roman" w:cs="Times New Roman"/>
              </w:rPr>
              <w:t>.</w:t>
            </w:r>
            <w:r w:rsidR="00E30503">
              <w:rPr>
                <w:rFonts w:ascii="Times New Roman" w:eastAsia="Times New Roman" w:hAnsi="Times New Roman" w:cs="Times New Roman"/>
              </w:rPr>
              <w:t xml:space="preserve"> </w:t>
            </w:r>
            <w:r w:rsidR="6F4DB412" w:rsidRPr="460BD35B">
              <w:rPr>
                <w:rFonts w:ascii="Times New Roman" w:eastAsia="Times New Roman" w:hAnsi="Times New Roman" w:cs="Times New Roman"/>
              </w:rPr>
              <w:t xml:space="preserve"> In the dataset used, the QALY and HSC values represent the lifetime effect of the intervention. </w:t>
            </w:r>
            <w:r w:rsidR="00E30503">
              <w:rPr>
                <w:rFonts w:ascii="Times New Roman" w:eastAsia="Times New Roman" w:hAnsi="Times New Roman" w:cs="Times New Roman"/>
              </w:rPr>
              <w:t xml:space="preserve"> </w:t>
            </w:r>
          </w:p>
        </w:tc>
      </w:tr>
      <w:tr w:rsidR="701ADFEA" w14:paraId="2C6FC0CC" w14:textId="77777777" w:rsidTr="460BD35B">
        <w:trPr>
          <w:trHeight w:val="300"/>
        </w:trPr>
        <w:tc>
          <w:tcPr>
            <w:tcW w:w="2775" w:type="dxa"/>
          </w:tcPr>
          <w:p w14:paraId="32FE7634" w14:textId="5535BC06" w:rsidR="1EEC77A6" w:rsidRDefault="1EEC77A6" w:rsidP="460BD35B">
            <w:pPr>
              <w:rPr>
                <w:rFonts w:ascii="Times New Roman" w:eastAsia="Times New Roman" w:hAnsi="Times New Roman" w:cs="Times New Roman"/>
              </w:rPr>
            </w:pPr>
            <w:r w:rsidRPr="460BD35B">
              <w:rPr>
                <w:rFonts w:ascii="Times New Roman" w:eastAsia="Times New Roman" w:hAnsi="Times New Roman" w:cs="Times New Roman"/>
              </w:rPr>
              <w:t>Duration and Frequency</w:t>
            </w:r>
          </w:p>
        </w:tc>
        <w:tc>
          <w:tcPr>
            <w:tcW w:w="6240" w:type="dxa"/>
          </w:tcPr>
          <w:p w14:paraId="71BC5846" w14:textId="01414EF8" w:rsidR="701ADFEA" w:rsidRDefault="28C2F4E1" w:rsidP="460BD35B">
            <w:pPr>
              <w:jc w:val="both"/>
              <w:rPr>
                <w:rFonts w:ascii="Times New Roman" w:eastAsia="Times New Roman" w:hAnsi="Times New Roman" w:cs="Times New Roman"/>
              </w:rPr>
            </w:pPr>
            <w:r w:rsidRPr="460BD35B">
              <w:rPr>
                <w:rFonts w:ascii="Times New Roman" w:eastAsia="Times New Roman" w:hAnsi="Times New Roman" w:cs="Times New Roman"/>
              </w:rPr>
              <w:t>Indicates the duration of the intervention implementation</w:t>
            </w:r>
            <w:r w:rsidR="00E30503">
              <w:rPr>
                <w:rFonts w:ascii="Times New Roman" w:eastAsia="Times New Roman" w:hAnsi="Times New Roman" w:cs="Times New Roman"/>
              </w:rPr>
              <w:t>.</w:t>
            </w:r>
          </w:p>
        </w:tc>
      </w:tr>
      <w:tr w:rsidR="701ADFEA" w14:paraId="307C8D8D" w14:textId="77777777" w:rsidTr="460BD35B">
        <w:trPr>
          <w:trHeight w:val="300"/>
        </w:trPr>
        <w:tc>
          <w:tcPr>
            <w:tcW w:w="2775" w:type="dxa"/>
          </w:tcPr>
          <w:p w14:paraId="5C910CA6" w14:textId="75F4D94A" w:rsidR="1EEC77A6" w:rsidRDefault="1EEC77A6" w:rsidP="460BD35B">
            <w:pPr>
              <w:rPr>
                <w:rFonts w:ascii="Times New Roman" w:eastAsia="Times New Roman" w:hAnsi="Times New Roman" w:cs="Times New Roman"/>
              </w:rPr>
            </w:pPr>
            <w:r w:rsidRPr="460BD35B">
              <w:rPr>
                <w:rFonts w:ascii="Times New Roman" w:eastAsia="Times New Roman" w:hAnsi="Times New Roman" w:cs="Times New Roman"/>
              </w:rPr>
              <w:t>Perspective</w:t>
            </w:r>
          </w:p>
        </w:tc>
        <w:tc>
          <w:tcPr>
            <w:tcW w:w="6240" w:type="dxa"/>
          </w:tcPr>
          <w:p w14:paraId="43731BB0" w14:textId="1B710C59" w:rsidR="701ADFEA" w:rsidRDefault="5C376C46" w:rsidP="460BD35B">
            <w:pPr>
              <w:jc w:val="both"/>
              <w:rPr>
                <w:rFonts w:ascii="Times New Roman" w:eastAsia="Times New Roman" w:hAnsi="Times New Roman" w:cs="Times New Roman"/>
              </w:rPr>
            </w:pPr>
            <w:r w:rsidRPr="460BD35B">
              <w:rPr>
                <w:rFonts w:ascii="Times New Roman" w:eastAsia="Times New Roman" w:hAnsi="Times New Roman" w:cs="Times New Roman"/>
              </w:rPr>
              <w:t>Indicates t</w:t>
            </w:r>
            <w:r w:rsidR="4D33709D" w:rsidRPr="460BD35B">
              <w:rPr>
                <w:rFonts w:ascii="Times New Roman" w:eastAsia="Times New Roman" w:hAnsi="Times New Roman" w:cs="Times New Roman"/>
              </w:rPr>
              <w:t>he</w:t>
            </w:r>
            <w:r w:rsidR="4139DBFA" w:rsidRPr="460BD35B">
              <w:rPr>
                <w:rFonts w:ascii="Times New Roman" w:eastAsia="Times New Roman" w:hAnsi="Times New Roman" w:cs="Times New Roman"/>
              </w:rPr>
              <w:t xml:space="preserve"> viewpoint from which costs and benefits of health interventions are assessed. All data records are viewed from the perspective of the </w:t>
            </w:r>
            <w:r w:rsidR="4139DBFA" w:rsidRPr="460BD35B">
              <w:rPr>
                <w:rFonts w:ascii="Times New Roman" w:eastAsia="Times New Roman" w:hAnsi="Times New Roman" w:cs="Times New Roman"/>
                <w:i/>
                <w:iCs/>
              </w:rPr>
              <w:t>health system</w:t>
            </w:r>
            <w:r w:rsidR="4139DBFA" w:rsidRPr="460BD35B">
              <w:rPr>
                <w:rFonts w:ascii="Times New Roman" w:eastAsia="Times New Roman" w:hAnsi="Times New Roman" w:cs="Times New Roman"/>
              </w:rPr>
              <w:t>.</w:t>
            </w:r>
          </w:p>
        </w:tc>
      </w:tr>
      <w:tr w:rsidR="701ADFEA" w14:paraId="79E16E18" w14:textId="77777777" w:rsidTr="460BD35B">
        <w:trPr>
          <w:trHeight w:val="300"/>
        </w:trPr>
        <w:tc>
          <w:tcPr>
            <w:tcW w:w="2775" w:type="dxa"/>
          </w:tcPr>
          <w:p w14:paraId="5FB8C9AE" w14:textId="32D78869" w:rsidR="1EEC77A6" w:rsidRDefault="1EEC77A6" w:rsidP="460BD35B">
            <w:pPr>
              <w:rPr>
                <w:rFonts w:ascii="Times New Roman" w:eastAsia="Times New Roman" w:hAnsi="Times New Roman" w:cs="Times New Roman"/>
              </w:rPr>
            </w:pPr>
            <w:r w:rsidRPr="460BD35B">
              <w:rPr>
                <w:rFonts w:ascii="Times New Roman" w:eastAsia="Times New Roman" w:hAnsi="Times New Roman" w:cs="Times New Roman"/>
              </w:rPr>
              <w:t>Link</w:t>
            </w:r>
          </w:p>
        </w:tc>
        <w:tc>
          <w:tcPr>
            <w:tcW w:w="6240" w:type="dxa"/>
          </w:tcPr>
          <w:p w14:paraId="7C041126" w14:textId="6F21B150" w:rsidR="701ADFEA" w:rsidRDefault="6FCBD3BD" w:rsidP="460BD35B">
            <w:pPr>
              <w:jc w:val="both"/>
              <w:rPr>
                <w:rFonts w:ascii="Times New Roman" w:eastAsia="Times New Roman" w:hAnsi="Times New Roman" w:cs="Times New Roman"/>
              </w:rPr>
            </w:pPr>
            <w:r w:rsidRPr="460BD35B">
              <w:rPr>
                <w:rFonts w:ascii="Times New Roman" w:eastAsia="Times New Roman" w:hAnsi="Times New Roman" w:cs="Times New Roman"/>
              </w:rPr>
              <w:t>Link to the research paper</w:t>
            </w:r>
          </w:p>
        </w:tc>
      </w:tr>
      <w:tr w:rsidR="701ADFEA" w14:paraId="6B53D0F2" w14:textId="77777777" w:rsidTr="460BD35B">
        <w:trPr>
          <w:trHeight w:val="300"/>
        </w:trPr>
        <w:tc>
          <w:tcPr>
            <w:tcW w:w="2775" w:type="dxa"/>
          </w:tcPr>
          <w:p w14:paraId="15E14F73" w14:textId="791C2D20" w:rsidR="1EEC77A6" w:rsidRDefault="1EEC77A6" w:rsidP="460BD35B">
            <w:pPr>
              <w:rPr>
                <w:rFonts w:ascii="Times New Roman" w:eastAsia="Times New Roman" w:hAnsi="Times New Roman" w:cs="Times New Roman"/>
              </w:rPr>
            </w:pPr>
            <w:r w:rsidRPr="460BD35B">
              <w:rPr>
                <w:rFonts w:ascii="Times New Roman" w:eastAsia="Times New Roman" w:hAnsi="Times New Roman" w:cs="Times New Roman"/>
              </w:rPr>
              <w:t>Publication Year</w:t>
            </w:r>
          </w:p>
        </w:tc>
        <w:tc>
          <w:tcPr>
            <w:tcW w:w="6240" w:type="dxa"/>
          </w:tcPr>
          <w:p w14:paraId="3099FB86" w14:textId="24DC2473" w:rsidR="701ADFEA" w:rsidRDefault="722CB54E" w:rsidP="460BD35B">
            <w:pPr>
              <w:jc w:val="both"/>
              <w:rPr>
                <w:rFonts w:ascii="Times New Roman" w:eastAsia="Times New Roman" w:hAnsi="Times New Roman" w:cs="Times New Roman"/>
              </w:rPr>
            </w:pPr>
            <w:r w:rsidRPr="460BD35B">
              <w:rPr>
                <w:rFonts w:ascii="Times New Roman" w:eastAsia="Times New Roman" w:hAnsi="Times New Roman" w:cs="Times New Roman"/>
              </w:rPr>
              <w:t>Year in which the research paper is published</w:t>
            </w:r>
          </w:p>
        </w:tc>
      </w:tr>
    </w:tbl>
    <w:p w14:paraId="3AB98F68" w14:textId="6878834F" w:rsidR="001EBCFD" w:rsidRDefault="001EBCFD" w:rsidP="460BD35B">
      <w:pPr>
        <w:spacing w:after="0" w:line="360" w:lineRule="auto"/>
        <w:jc w:val="both"/>
        <w:rPr>
          <w:rFonts w:ascii="Times New Roman" w:eastAsia="Times New Roman" w:hAnsi="Times New Roman" w:cs="Times New Roman"/>
          <w:sz w:val="28"/>
          <w:szCs w:val="28"/>
        </w:rPr>
      </w:pPr>
    </w:p>
    <w:p w14:paraId="3DDA28ED" w14:textId="1F567D28" w:rsidR="320EB951" w:rsidRDefault="7A860D3E">
      <w:pPr>
        <w:spacing w:after="0" w:line="360" w:lineRule="auto"/>
        <w:ind w:firstLine="720"/>
        <w:jc w:val="both"/>
        <w:rPr>
          <w:rFonts w:ascii="Times New Roman" w:eastAsia="Times New Roman" w:hAnsi="Times New Roman" w:cs="Times New Roman"/>
          <w:sz w:val="28"/>
          <w:szCs w:val="28"/>
        </w:rPr>
        <w:pPrChange w:id="105" w:author="Jun Kiat Ng" w:date="2025-02-26T13:07:00Z" w16du:dateUtc="2025-02-26T02:07:00Z">
          <w:pPr>
            <w:spacing w:after="0" w:line="360" w:lineRule="auto"/>
            <w:jc w:val="both"/>
          </w:pPr>
        </w:pPrChange>
      </w:pPr>
      <w:r w:rsidRPr="460BD35B">
        <w:rPr>
          <w:rFonts w:ascii="Times New Roman" w:eastAsia="Times New Roman" w:hAnsi="Times New Roman" w:cs="Times New Roman"/>
          <w:sz w:val="28"/>
          <w:szCs w:val="28"/>
        </w:rPr>
        <w:t xml:space="preserve">The HILT offers a concise summary of results from existing literature. However, it has certain limitations that restrict its overall utility. Some of these limitations can be addressed through data processing techniques, while others represent more significant challenges that require specific methods to overcome. These methods will be explored in detail in </w:t>
      </w:r>
      <w:r w:rsidRPr="460BD35B">
        <w:rPr>
          <w:rFonts w:ascii="Times New Roman" w:eastAsia="Times New Roman" w:hAnsi="Times New Roman" w:cs="Times New Roman"/>
          <w:b/>
          <w:bCs/>
          <w:sz w:val="28"/>
          <w:szCs w:val="28"/>
        </w:rPr>
        <w:t>Chapter 3</w:t>
      </w:r>
      <w:r w:rsidRPr="460BD35B">
        <w:rPr>
          <w:rFonts w:ascii="Times New Roman" w:eastAsia="Times New Roman" w:hAnsi="Times New Roman" w:cs="Times New Roman"/>
          <w:sz w:val="28"/>
          <w:szCs w:val="28"/>
        </w:rPr>
        <w:t>.</w:t>
      </w:r>
    </w:p>
    <w:p w14:paraId="45488A18" w14:textId="303BC5CF" w:rsidR="460BD35B" w:rsidRDefault="460BD35B" w:rsidP="460BD35B">
      <w:pPr>
        <w:spacing w:after="0" w:line="360" w:lineRule="auto"/>
        <w:jc w:val="both"/>
        <w:rPr>
          <w:rFonts w:ascii="Times New Roman" w:eastAsia="Times New Roman" w:hAnsi="Times New Roman" w:cs="Times New Roman"/>
          <w:sz w:val="28"/>
          <w:szCs w:val="28"/>
        </w:rPr>
      </w:pPr>
    </w:p>
    <w:p w14:paraId="7DA44760" w14:textId="2AE14946" w:rsidR="5800ECAE" w:rsidRDefault="5800ECAE">
      <w:pPr>
        <w:spacing w:after="0" w:line="360" w:lineRule="auto"/>
        <w:ind w:firstLine="720"/>
        <w:jc w:val="both"/>
        <w:rPr>
          <w:rFonts w:ascii="Times New Roman" w:eastAsia="Times New Roman" w:hAnsi="Times New Roman" w:cs="Times New Roman"/>
          <w:sz w:val="28"/>
          <w:szCs w:val="28"/>
        </w:rPr>
        <w:pPrChange w:id="106" w:author="Jun Kiat Ng" w:date="2025-02-26T13:07:00Z" w16du:dateUtc="2025-02-26T02:07:00Z">
          <w:pPr>
            <w:spacing w:after="0" w:line="360" w:lineRule="auto"/>
            <w:jc w:val="both"/>
          </w:pPr>
        </w:pPrChange>
      </w:pPr>
      <w:r w:rsidRPr="460BD35B">
        <w:rPr>
          <w:rFonts w:ascii="Times New Roman" w:eastAsia="Times New Roman" w:hAnsi="Times New Roman" w:cs="Times New Roman"/>
          <w:sz w:val="28"/>
          <w:szCs w:val="28"/>
        </w:rPr>
        <w:t xml:space="preserve">Firstly, the HILT has 243 entries, which without further processing, is too small a dataset for machine learning techniques to be used. </w:t>
      </w:r>
      <w:r w:rsidR="17E24BAA" w:rsidRPr="460BD35B">
        <w:rPr>
          <w:rFonts w:ascii="Times New Roman" w:eastAsia="Times New Roman" w:hAnsi="Times New Roman" w:cs="Times New Roman"/>
          <w:sz w:val="28"/>
          <w:szCs w:val="28"/>
        </w:rPr>
        <w:t xml:space="preserve">Amongst the 243 entries, not all can be used for model building. Some entries study the effect of </w:t>
      </w:r>
      <w:r w:rsidR="17E24BAA" w:rsidRPr="460BD35B">
        <w:rPr>
          <w:rFonts w:ascii="Times New Roman" w:eastAsia="Times New Roman" w:hAnsi="Times New Roman" w:cs="Times New Roman"/>
          <w:sz w:val="28"/>
          <w:szCs w:val="28"/>
        </w:rPr>
        <w:lastRenderedPageBreak/>
        <w:t xml:space="preserve">health interventions in the Australian population. However, this </w:t>
      </w:r>
      <w:r w:rsidR="1E05DD0A" w:rsidRPr="460BD35B">
        <w:rPr>
          <w:rFonts w:ascii="Times New Roman" w:eastAsia="Times New Roman" w:hAnsi="Times New Roman" w:cs="Times New Roman"/>
          <w:sz w:val="28"/>
          <w:szCs w:val="28"/>
        </w:rPr>
        <w:t xml:space="preserve">research focuses on the effects on the New Zealand population. Comparing the effect of interventions using different demographics will result in an inaccurate </w:t>
      </w:r>
      <w:r w:rsidR="562ACCCD" w:rsidRPr="460BD35B">
        <w:rPr>
          <w:rFonts w:ascii="Times New Roman" w:eastAsia="Times New Roman" w:hAnsi="Times New Roman" w:cs="Times New Roman"/>
          <w:sz w:val="28"/>
          <w:szCs w:val="28"/>
        </w:rPr>
        <w:t>comparison</w:t>
      </w:r>
      <w:r w:rsidR="1E05DD0A" w:rsidRPr="460BD35B">
        <w:rPr>
          <w:rFonts w:ascii="Times New Roman" w:eastAsia="Times New Roman" w:hAnsi="Times New Roman" w:cs="Times New Roman"/>
          <w:sz w:val="28"/>
          <w:szCs w:val="28"/>
        </w:rPr>
        <w:t xml:space="preserve">. </w:t>
      </w:r>
      <w:r w:rsidR="7D0270CD" w:rsidRPr="460BD35B">
        <w:rPr>
          <w:rFonts w:ascii="Times New Roman" w:eastAsia="Times New Roman" w:hAnsi="Times New Roman" w:cs="Times New Roman"/>
          <w:sz w:val="28"/>
          <w:szCs w:val="28"/>
        </w:rPr>
        <w:t>In addition, this re</w:t>
      </w:r>
      <w:r w:rsidR="37460A31" w:rsidRPr="460BD35B">
        <w:rPr>
          <w:rFonts w:ascii="Times New Roman" w:eastAsia="Times New Roman" w:hAnsi="Times New Roman" w:cs="Times New Roman"/>
          <w:sz w:val="28"/>
          <w:szCs w:val="28"/>
        </w:rPr>
        <w:t>search aims to explore the health inequities between the Māori and non-Māori people</w:t>
      </w:r>
      <w:r w:rsidR="7610ACA9" w:rsidRPr="460BD35B">
        <w:rPr>
          <w:rFonts w:ascii="Times New Roman" w:eastAsia="Times New Roman" w:hAnsi="Times New Roman" w:cs="Times New Roman"/>
          <w:sz w:val="28"/>
          <w:szCs w:val="28"/>
        </w:rPr>
        <w:t xml:space="preserve">. Even if entries that use Australia as a case study </w:t>
      </w:r>
      <w:proofErr w:type="spellStart"/>
      <w:r w:rsidR="7610ACA9" w:rsidRPr="460BD35B">
        <w:rPr>
          <w:rFonts w:ascii="Times New Roman" w:eastAsia="Times New Roman" w:hAnsi="Times New Roman" w:cs="Times New Roman"/>
          <w:sz w:val="28"/>
          <w:szCs w:val="28"/>
        </w:rPr>
        <w:t>granularise</w:t>
      </w:r>
      <w:proofErr w:type="spellEnd"/>
      <w:r w:rsidR="7610ACA9" w:rsidRPr="460BD35B">
        <w:rPr>
          <w:rFonts w:ascii="Times New Roman" w:eastAsia="Times New Roman" w:hAnsi="Times New Roman" w:cs="Times New Roman"/>
          <w:sz w:val="28"/>
          <w:szCs w:val="28"/>
        </w:rPr>
        <w:t xml:space="preserve"> their findings by ethnicity, </w:t>
      </w:r>
      <w:r w:rsidR="3D07D6FC" w:rsidRPr="460BD35B">
        <w:rPr>
          <w:rFonts w:ascii="Times New Roman" w:eastAsia="Times New Roman" w:hAnsi="Times New Roman" w:cs="Times New Roman"/>
          <w:sz w:val="28"/>
          <w:szCs w:val="28"/>
        </w:rPr>
        <w:t xml:space="preserve">we cannot </w:t>
      </w:r>
      <w:r w:rsidR="7610ACA9" w:rsidRPr="460BD35B">
        <w:rPr>
          <w:rFonts w:ascii="Times New Roman" w:eastAsia="Times New Roman" w:hAnsi="Times New Roman" w:cs="Times New Roman"/>
          <w:sz w:val="28"/>
          <w:szCs w:val="28"/>
        </w:rPr>
        <w:t>assum</w:t>
      </w:r>
      <w:r w:rsidR="02C829CF" w:rsidRPr="460BD35B">
        <w:rPr>
          <w:rFonts w:ascii="Times New Roman" w:eastAsia="Times New Roman" w:hAnsi="Times New Roman" w:cs="Times New Roman"/>
          <w:sz w:val="28"/>
          <w:szCs w:val="28"/>
        </w:rPr>
        <w:t>e</w:t>
      </w:r>
      <w:r w:rsidR="7610ACA9" w:rsidRPr="460BD35B">
        <w:rPr>
          <w:rFonts w:ascii="Times New Roman" w:eastAsia="Times New Roman" w:hAnsi="Times New Roman" w:cs="Times New Roman"/>
          <w:sz w:val="28"/>
          <w:szCs w:val="28"/>
        </w:rPr>
        <w:t xml:space="preserve"> that the </w:t>
      </w:r>
      <w:r w:rsidR="7A784ED4" w:rsidRPr="460BD35B">
        <w:rPr>
          <w:rFonts w:ascii="Times New Roman" w:eastAsia="Times New Roman" w:hAnsi="Times New Roman" w:cs="Times New Roman"/>
          <w:sz w:val="28"/>
          <w:szCs w:val="28"/>
        </w:rPr>
        <w:t>indigenous</w:t>
      </w:r>
      <w:r w:rsidR="7610ACA9" w:rsidRPr="460BD35B">
        <w:rPr>
          <w:rFonts w:ascii="Times New Roman" w:eastAsia="Times New Roman" w:hAnsi="Times New Roman" w:cs="Times New Roman"/>
          <w:sz w:val="28"/>
          <w:szCs w:val="28"/>
        </w:rPr>
        <w:t xml:space="preserve"> population of </w:t>
      </w:r>
      <w:r w:rsidR="6F0B26AE" w:rsidRPr="460BD35B">
        <w:rPr>
          <w:rFonts w:ascii="Times New Roman" w:eastAsia="Times New Roman" w:hAnsi="Times New Roman" w:cs="Times New Roman"/>
          <w:sz w:val="28"/>
          <w:szCs w:val="28"/>
        </w:rPr>
        <w:t>Australia and New Zealand have the same smoking and vaping behaviour.</w:t>
      </w:r>
    </w:p>
    <w:p w14:paraId="185A6608" w14:textId="75B0C380" w:rsidR="6F0B26AE" w:rsidRDefault="6F0B26AE" w:rsidP="460BD35B">
      <w:pPr>
        <w:spacing w:after="0" w:line="360" w:lineRule="auto"/>
        <w:jc w:val="both"/>
        <w:rPr>
          <w:rFonts w:ascii="Times New Roman" w:eastAsia="Times New Roman" w:hAnsi="Times New Roman" w:cs="Times New Roman"/>
          <w:sz w:val="28"/>
          <w:szCs w:val="28"/>
        </w:rPr>
      </w:pPr>
      <w:r w:rsidRPr="460BD35B">
        <w:rPr>
          <w:rFonts w:ascii="Times New Roman" w:eastAsia="Times New Roman" w:hAnsi="Times New Roman" w:cs="Times New Roman"/>
          <w:sz w:val="28"/>
          <w:szCs w:val="28"/>
        </w:rPr>
        <w:t xml:space="preserve"> </w:t>
      </w:r>
    </w:p>
    <w:p w14:paraId="259FF21C" w14:textId="681FAE19" w:rsidR="2C0C6F6D" w:rsidRDefault="7DFD8AC3">
      <w:pPr>
        <w:spacing w:after="0" w:line="360" w:lineRule="auto"/>
        <w:ind w:firstLine="720"/>
        <w:jc w:val="both"/>
        <w:rPr>
          <w:rFonts w:ascii="Times New Roman" w:eastAsia="Times New Roman" w:hAnsi="Times New Roman" w:cs="Times New Roman"/>
          <w:sz w:val="28"/>
          <w:szCs w:val="28"/>
        </w:rPr>
        <w:pPrChange w:id="107" w:author="Jun Kiat Ng" w:date="2025-02-26T13:07:00Z" w16du:dateUtc="2025-02-26T02:07:00Z">
          <w:pPr>
            <w:spacing w:after="0" w:line="360" w:lineRule="auto"/>
            <w:jc w:val="both"/>
          </w:pPr>
        </w:pPrChange>
      </w:pPr>
      <w:r w:rsidRPr="5B1C2682">
        <w:rPr>
          <w:rFonts w:ascii="Times New Roman" w:eastAsia="Times New Roman" w:hAnsi="Times New Roman" w:cs="Times New Roman"/>
          <w:sz w:val="28"/>
          <w:szCs w:val="28"/>
        </w:rPr>
        <w:t>Secondly, research papers often lack consistency in the granularity with which they analyse the effects of an intervention on specific subgroups. For example, some studies disaggregate data by gender and ethnicity but omit age, while others provide a more comprehensive breakdown that includes all three variables.</w:t>
      </w:r>
      <w:r w:rsidR="78F23F81" w:rsidRPr="5B1C2682">
        <w:rPr>
          <w:rFonts w:ascii="Times New Roman" w:eastAsia="Times New Roman" w:hAnsi="Times New Roman" w:cs="Times New Roman"/>
          <w:sz w:val="28"/>
          <w:szCs w:val="28"/>
        </w:rPr>
        <w:t xml:space="preserve"> </w:t>
      </w:r>
      <w:r w:rsidR="2D04A99B" w:rsidRPr="5B1C2682">
        <w:rPr>
          <w:rFonts w:ascii="Times New Roman" w:eastAsia="Times New Roman" w:hAnsi="Times New Roman" w:cs="Times New Roman"/>
          <w:sz w:val="28"/>
          <w:szCs w:val="28"/>
        </w:rPr>
        <w:t xml:space="preserve">Data imputation is necessary for entries that omit certain variables, requiring specific assumptions to fill in the missing data. This process can introduce inaccuracies into the dataset, potentially affecting the reliability of the results. </w:t>
      </w:r>
    </w:p>
    <w:p w14:paraId="6F34FF6E" w14:textId="53815276" w:rsidR="701ADFEA" w:rsidDel="006A265F" w:rsidRDefault="701ADFEA" w:rsidP="5B1C2682">
      <w:pPr>
        <w:spacing w:after="0" w:line="360" w:lineRule="auto"/>
        <w:jc w:val="both"/>
        <w:rPr>
          <w:del w:id="108" w:author="Jun Kiat Ng" w:date="2025-02-26T13:10:00Z" w16du:dateUtc="2025-02-26T02:10:00Z"/>
          <w:rFonts w:ascii="Times New Roman" w:eastAsia="Times New Roman" w:hAnsi="Times New Roman" w:cs="Times New Roman"/>
          <w:sz w:val="28"/>
          <w:szCs w:val="28"/>
        </w:rPr>
      </w:pPr>
    </w:p>
    <w:p w14:paraId="6EDDC390" w14:textId="1449BD85" w:rsidR="00A11F54" w:rsidRDefault="00A11F54">
      <w:pPr>
        <w:rPr>
          <w:ins w:id="109" w:author="Jun Kiat Ng" w:date="2025-02-26T12:59:00Z" w16du:dateUtc="2025-02-26T01:59:00Z"/>
          <w:rFonts w:ascii="Times New Roman" w:eastAsia="Times New Roman" w:hAnsi="Times New Roman" w:cs="Times New Roman"/>
          <w:b/>
          <w:bCs/>
          <w:sz w:val="28"/>
          <w:szCs w:val="28"/>
        </w:rPr>
      </w:pPr>
    </w:p>
    <w:p w14:paraId="66CCC949" w14:textId="41DC4A70" w:rsidR="701ADFEA" w:rsidRDefault="1D37B44D" w:rsidP="5B1C2682">
      <w:pPr>
        <w:spacing w:after="0" w:line="360" w:lineRule="auto"/>
        <w:jc w:val="both"/>
        <w:rPr>
          <w:rFonts w:ascii="Times New Roman" w:eastAsia="Times New Roman" w:hAnsi="Times New Roman" w:cs="Times New Roman"/>
          <w:color w:val="000000" w:themeColor="text1"/>
          <w:sz w:val="28"/>
          <w:szCs w:val="28"/>
        </w:rPr>
      </w:pPr>
      <w:r w:rsidRPr="5B1C2682">
        <w:rPr>
          <w:rFonts w:ascii="Times New Roman" w:eastAsia="Times New Roman" w:hAnsi="Times New Roman" w:cs="Times New Roman"/>
          <w:b/>
          <w:bCs/>
          <w:sz w:val="28"/>
          <w:szCs w:val="28"/>
        </w:rPr>
        <w:t>2.</w:t>
      </w:r>
      <w:ins w:id="110" w:author="Jun Kiat Ng" w:date="2025-02-26T14:12:00Z" w16du:dateUtc="2025-02-26T03:12:00Z">
        <w:r w:rsidR="0006267B">
          <w:rPr>
            <w:rFonts w:ascii="Times New Roman" w:eastAsia="Times New Roman" w:hAnsi="Times New Roman" w:cs="Times New Roman"/>
            <w:b/>
            <w:bCs/>
            <w:sz w:val="28"/>
            <w:szCs w:val="28"/>
          </w:rPr>
          <w:t>4</w:t>
        </w:r>
      </w:ins>
      <w:del w:id="111" w:author="Jun Kiat Ng" w:date="2025-02-26T14:12:00Z" w16du:dateUtc="2025-02-26T03:12:00Z">
        <w:r w:rsidRPr="5B1C2682" w:rsidDel="0006267B">
          <w:rPr>
            <w:rFonts w:ascii="Times New Roman" w:eastAsia="Times New Roman" w:hAnsi="Times New Roman" w:cs="Times New Roman"/>
            <w:b/>
            <w:bCs/>
            <w:sz w:val="28"/>
            <w:szCs w:val="28"/>
          </w:rPr>
          <w:delText>3</w:delText>
        </w:r>
      </w:del>
      <w:r w:rsidRPr="5B1C2682">
        <w:rPr>
          <w:rFonts w:ascii="Times New Roman" w:eastAsia="Times New Roman" w:hAnsi="Times New Roman" w:cs="Times New Roman"/>
          <w:b/>
          <w:bCs/>
          <w:sz w:val="28"/>
          <w:szCs w:val="28"/>
        </w:rPr>
        <w:t xml:space="preserve"> </w:t>
      </w:r>
      <w:r w:rsidRPr="5B1C2682">
        <w:rPr>
          <w:rFonts w:ascii="Times New Roman" w:eastAsia="Times New Roman" w:hAnsi="Times New Roman" w:cs="Times New Roman"/>
          <w:b/>
          <w:bCs/>
          <w:color w:val="000000" w:themeColor="text1"/>
          <w:sz w:val="28"/>
          <w:szCs w:val="28"/>
        </w:rPr>
        <w:t>Potential Country-level Health and Cost Impacts of Legalizing Domestic Sale of Vaporized Nicotine Products</w:t>
      </w:r>
    </w:p>
    <w:p w14:paraId="5DAB34BE" w14:textId="05FE573E" w:rsidR="701ADFEA" w:rsidRDefault="701ADFEA" w:rsidP="5B1C2682">
      <w:pPr>
        <w:spacing w:after="0" w:line="360" w:lineRule="auto"/>
        <w:jc w:val="both"/>
        <w:rPr>
          <w:rFonts w:ascii="Times New Roman" w:eastAsia="Times New Roman" w:hAnsi="Times New Roman" w:cs="Times New Roman"/>
          <w:b/>
          <w:bCs/>
          <w:sz w:val="28"/>
          <w:szCs w:val="28"/>
        </w:rPr>
      </w:pPr>
    </w:p>
    <w:p w14:paraId="3CC37D8C" w14:textId="3FFC353D" w:rsidR="701ADFEA" w:rsidDel="00A11F54" w:rsidRDefault="7C837157" w:rsidP="5B1C2682">
      <w:pPr>
        <w:spacing w:after="0" w:line="360" w:lineRule="auto"/>
        <w:ind w:firstLine="720"/>
        <w:jc w:val="both"/>
        <w:rPr>
          <w:del w:id="112" w:author="Jun Kiat Ng" w:date="2025-02-26T12:59:00Z" w16du:dateUtc="2025-02-26T01:59:00Z"/>
        </w:rPr>
      </w:pPr>
      <w:r w:rsidRPr="5B1C2682">
        <w:rPr>
          <w:rFonts w:ascii="Times New Roman" w:eastAsia="Times New Roman" w:hAnsi="Times New Roman" w:cs="Times New Roman"/>
          <w:sz w:val="28"/>
          <w:szCs w:val="28"/>
        </w:rPr>
        <w:t xml:space="preserve">This research is not the first to </w:t>
      </w:r>
      <w:r w:rsidR="161E7C24" w:rsidRPr="5B1C2682">
        <w:rPr>
          <w:rFonts w:ascii="Times New Roman" w:eastAsia="Times New Roman" w:hAnsi="Times New Roman" w:cs="Times New Roman"/>
          <w:sz w:val="28"/>
          <w:szCs w:val="28"/>
        </w:rPr>
        <w:t xml:space="preserve">predict the effect of legalising vape on QALYs and HSCs. </w:t>
      </w:r>
      <w:r w:rsidR="3C435DBD" w:rsidRPr="5B1C2682">
        <w:rPr>
          <w:rFonts w:ascii="Times New Roman" w:eastAsia="Times New Roman" w:hAnsi="Times New Roman" w:cs="Times New Roman"/>
          <w:sz w:val="28"/>
          <w:szCs w:val="28"/>
        </w:rPr>
        <w:t>Van der Deen et al.</w:t>
      </w:r>
      <w:r w:rsidR="161E7C24" w:rsidRPr="5B1C2682">
        <w:rPr>
          <w:rFonts w:ascii="Times New Roman" w:eastAsia="Times New Roman" w:hAnsi="Times New Roman" w:cs="Times New Roman"/>
          <w:sz w:val="28"/>
          <w:szCs w:val="28"/>
        </w:rPr>
        <w:t xml:space="preserve"> </w:t>
      </w:r>
      <w:r w:rsidR="48F7685F" w:rsidRPr="5B1C2682">
        <w:rPr>
          <w:rFonts w:ascii="Times New Roman" w:eastAsia="Times New Roman" w:hAnsi="Times New Roman" w:cs="Times New Roman"/>
          <w:sz w:val="28"/>
          <w:szCs w:val="28"/>
        </w:rPr>
        <w:t xml:space="preserve">used a multistate life-table model of 16 tobacco-related diseases to simulate lifetime </w:t>
      </w:r>
      <w:r w:rsidR="446F5F50" w:rsidRPr="5B1C2682">
        <w:rPr>
          <w:rFonts w:ascii="Times New Roman" w:eastAsia="Times New Roman" w:hAnsi="Times New Roman" w:cs="Times New Roman"/>
          <w:sz w:val="28"/>
          <w:szCs w:val="28"/>
        </w:rPr>
        <w:t>QALYs and HSCs</w:t>
      </w:r>
      <w:commentRangeStart w:id="113"/>
      <w:r w:rsidR="446F5F50" w:rsidRPr="5B1C2682">
        <w:rPr>
          <w:rFonts w:ascii="Times New Roman" w:eastAsia="Times New Roman" w:hAnsi="Times New Roman" w:cs="Times New Roman"/>
          <w:sz w:val="28"/>
          <w:szCs w:val="28"/>
        </w:rPr>
        <w:t>.</w:t>
      </w:r>
      <w:commentRangeEnd w:id="113"/>
      <w:r w:rsidR="701ADFEA">
        <w:commentReference w:id="113"/>
      </w:r>
      <w:r w:rsidR="2435E5F9" w:rsidRPr="5B1C2682">
        <w:rPr>
          <w:rFonts w:ascii="Times New Roman" w:eastAsia="Times New Roman" w:hAnsi="Times New Roman" w:cs="Times New Roman"/>
          <w:sz w:val="28"/>
          <w:szCs w:val="28"/>
        </w:rPr>
        <w:t xml:space="preserve"> </w:t>
      </w:r>
      <w:r w:rsidR="5AAC8B06" w:rsidRPr="5B1C2682">
        <w:rPr>
          <w:rFonts w:ascii="Times New Roman" w:eastAsia="Times New Roman" w:hAnsi="Times New Roman" w:cs="Times New Roman"/>
          <w:sz w:val="28"/>
          <w:szCs w:val="28"/>
        </w:rPr>
        <w:t xml:space="preserve">Conventional multistate </w:t>
      </w:r>
      <w:r w:rsidR="6C6AE4F1" w:rsidRPr="5B1C2682">
        <w:rPr>
          <w:rFonts w:ascii="Times New Roman" w:eastAsia="Times New Roman" w:hAnsi="Times New Roman" w:cs="Times New Roman"/>
          <w:sz w:val="28"/>
          <w:szCs w:val="28"/>
        </w:rPr>
        <w:t>lifetables that are used to study the health impacts of smoking incorporate transitions from never smoker, former smoker, and current smoker.</w:t>
      </w:r>
      <w:r w:rsidR="19BB7D54" w:rsidRPr="5B1C2682">
        <w:rPr>
          <w:rFonts w:ascii="Times New Roman" w:eastAsia="Times New Roman" w:hAnsi="Times New Roman" w:cs="Times New Roman"/>
          <w:sz w:val="28"/>
          <w:szCs w:val="28"/>
        </w:rPr>
        <w:t xml:space="preserve"> To introduce the element of vaping,</w:t>
      </w:r>
      <w:r w:rsidR="5AAC8B06" w:rsidRPr="5B1C2682">
        <w:rPr>
          <w:rFonts w:ascii="Times New Roman" w:eastAsia="Times New Roman" w:hAnsi="Times New Roman" w:cs="Times New Roman"/>
          <w:sz w:val="28"/>
          <w:szCs w:val="28"/>
        </w:rPr>
        <w:t xml:space="preserve"> </w:t>
      </w:r>
      <w:r w:rsidR="6EBDABDD" w:rsidRPr="5B1C2682">
        <w:rPr>
          <w:rFonts w:ascii="Times New Roman" w:eastAsia="Times New Roman" w:hAnsi="Times New Roman" w:cs="Times New Roman"/>
          <w:sz w:val="28"/>
          <w:szCs w:val="28"/>
        </w:rPr>
        <w:t>Van der Deen et al.’s research</w:t>
      </w:r>
      <w:r w:rsidR="1A0F18CA" w:rsidRPr="5B1C2682">
        <w:rPr>
          <w:rFonts w:ascii="Times New Roman" w:eastAsia="Times New Roman" w:hAnsi="Times New Roman" w:cs="Times New Roman"/>
          <w:sz w:val="28"/>
          <w:szCs w:val="28"/>
        </w:rPr>
        <w:t xml:space="preserve"> also</w:t>
      </w:r>
      <w:r w:rsidR="5AAC8B06" w:rsidRPr="5B1C2682">
        <w:rPr>
          <w:rFonts w:ascii="Times New Roman" w:eastAsia="Times New Roman" w:hAnsi="Times New Roman" w:cs="Times New Roman"/>
          <w:sz w:val="28"/>
          <w:szCs w:val="28"/>
        </w:rPr>
        <w:t xml:space="preserve"> </w:t>
      </w:r>
      <w:r w:rsidR="78BD5D52" w:rsidRPr="5B1C2682">
        <w:rPr>
          <w:rFonts w:ascii="Times New Roman" w:eastAsia="Times New Roman" w:hAnsi="Times New Roman" w:cs="Times New Roman"/>
          <w:sz w:val="28"/>
          <w:szCs w:val="28"/>
        </w:rPr>
        <w:t>in</w:t>
      </w:r>
      <w:r w:rsidR="578A1168" w:rsidRPr="5B1C2682">
        <w:rPr>
          <w:rFonts w:ascii="Times New Roman" w:eastAsia="Times New Roman" w:hAnsi="Times New Roman" w:cs="Times New Roman"/>
          <w:sz w:val="28"/>
          <w:szCs w:val="28"/>
        </w:rPr>
        <w:t xml:space="preserve">troduces more states, shown in </w:t>
      </w:r>
      <w:r w:rsidR="578A1168" w:rsidRPr="5B1C2682">
        <w:rPr>
          <w:rFonts w:ascii="Times New Roman" w:eastAsia="Times New Roman" w:hAnsi="Times New Roman" w:cs="Times New Roman"/>
          <w:b/>
          <w:bCs/>
          <w:sz w:val="28"/>
          <w:szCs w:val="28"/>
        </w:rPr>
        <w:t>Figure 2.3</w:t>
      </w:r>
      <w:r w:rsidR="578A1168" w:rsidRPr="5B1C2682">
        <w:rPr>
          <w:rFonts w:ascii="Times New Roman" w:eastAsia="Times New Roman" w:hAnsi="Times New Roman" w:cs="Times New Roman"/>
          <w:sz w:val="28"/>
          <w:szCs w:val="28"/>
        </w:rPr>
        <w:t xml:space="preserve">. </w:t>
      </w:r>
    </w:p>
    <w:p w14:paraId="12F231F7" w14:textId="6F6A2F18" w:rsidR="701ADFEA" w:rsidRDefault="701ADFEA">
      <w:pPr>
        <w:spacing w:after="0" w:line="360" w:lineRule="auto"/>
        <w:ind w:firstLine="720"/>
        <w:jc w:val="both"/>
        <w:pPrChange w:id="114" w:author="Jun Kiat Ng" w:date="2025-02-26T12:59:00Z" w16du:dateUtc="2025-02-26T01:59:00Z">
          <w:pPr/>
        </w:pPrChange>
      </w:pPr>
      <w:del w:id="115" w:author="Jun Kiat Ng" w:date="2025-02-26T12:59:00Z" w16du:dateUtc="2025-02-26T01:59:00Z">
        <w:r w:rsidDel="00A11F54">
          <w:lastRenderedPageBreak/>
          <w:br w:type="page"/>
        </w:r>
      </w:del>
    </w:p>
    <w:p w14:paraId="759A286F" w14:textId="535BEADE" w:rsidR="701ADFEA" w:rsidRDefault="131BF571" w:rsidP="5B1C2682">
      <w:pPr>
        <w:spacing w:after="0" w:line="360" w:lineRule="auto"/>
        <w:jc w:val="center"/>
        <w:rPr>
          <w:rFonts w:ascii="Times New Roman" w:eastAsia="Times New Roman" w:hAnsi="Times New Roman" w:cs="Times New Roman"/>
          <w:sz w:val="22"/>
          <w:szCs w:val="22"/>
          <w:u w:val="single"/>
        </w:rPr>
      </w:pPr>
      <w:r w:rsidRPr="5B1C2682">
        <w:rPr>
          <w:rFonts w:ascii="Times New Roman" w:eastAsia="Times New Roman" w:hAnsi="Times New Roman" w:cs="Times New Roman"/>
          <w:sz w:val="22"/>
          <w:szCs w:val="22"/>
          <w:u w:val="single"/>
        </w:rPr>
        <w:lastRenderedPageBreak/>
        <w:t>Figure 2.3: Smoking and Vaping States Used in Multistate Life</w:t>
      </w:r>
      <w:r w:rsidR="4E6D465A" w:rsidRPr="5B1C2682">
        <w:rPr>
          <w:rFonts w:ascii="Times New Roman" w:eastAsia="Times New Roman" w:hAnsi="Times New Roman" w:cs="Times New Roman"/>
          <w:sz w:val="22"/>
          <w:szCs w:val="22"/>
          <w:u w:val="single"/>
        </w:rPr>
        <w:t xml:space="preserve"> </w:t>
      </w:r>
      <w:r w:rsidRPr="5B1C2682">
        <w:rPr>
          <w:rFonts w:ascii="Times New Roman" w:eastAsia="Times New Roman" w:hAnsi="Times New Roman" w:cs="Times New Roman"/>
          <w:sz w:val="22"/>
          <w:szCs w:val="22"/>
          <w:u w:val="single"/>
        </w:rPr>
        <w:t>Table Model by van der Deen et al.</w:t>
      </w:r>
    </w:p>
    <w:p w14:paraId="44248601" w14:textId="1D483F25" w:rsidR="701ADFEA" w:rsidRDefault="78BD5D52" w:rsidP="5B1C2682">
      <w:pPr>
        <w:spacing w:after="0" w:line="360" w:lineRule="auto"/>
        <w:jc w:val="center"/>
      </w:pPr>
      <w:r>
        <w:rPr>
          <w:noProof/>
        </w:rPr>
        <w:drawing>
          <wp:inline distT="0" distB="0" distL="0" distR="0" wp14:anchorId="4A3E1476" wp14:editId="38EE0700">
            <wp:extent cx="2625894" cy="2272423"/>
            <wp:effectExtent l="0" t="0" r="0" b="0"/>
            <wp:docPr id="1586412907" name="Picture 1586412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t="9638"/>
                    <a:stretch>
                      <a:fillRect/>
                    </a:stretch>
                  </pic:blipFill>
                  <pic:spPr>
                    <a:xfrm>
                      <a:off x="0" y="0"/>
                      <a:ext cx="2625894" cy="2272423"/>
                    </a:xfrm>
                    <a:prstGeom prst="rect">
                      <a:avLst/>
                    </a:prstGeom>
                  </pic:spPr>
                </pic:pic>
              </a:graphicData>
            </a:graphic>
          </wp:inline>
        </w:drawing>
      </w:r>
    </w:p>
    <w:p w14:paraId="003D569D" w14:textId="4BBA67FE" w:rsidR="701ADFEA" w:rsidRDefault="701ADFEA" w:rsidP="5B1C2682">
      <w:pPr>
        <w:rPr>
          <w:rFonts w:ascii="Aptos" w:eastAsia="Aptos" w:hAnsi="Aptos" w:cs="Aptos"/>
        </w:rPr>
      </w:pPr>
    </w:p>
    <w:p w14:paraId="39EE0677" w14:textId="7ECFEFDF" w:rsidR="701ADFEA" w:rsidRDefault="2F59CAB0" w:rsidP="5267A4FF">
      <w:pPr>
        <w:spacing w:after="0" w:line="360" w:lineRule="auto"/>
        <w:ind w:firstLine="720"/>
        <w:jc w:val="both"/>
        <w:rPr>
          <w:sz w:val="28"/>
          <w:szCs w:val="28"/>
        </w:rPr>
      </w:pPr>
      <w:r w:rsidRPr="5267A4FF">
        <w:rPr>
          <w:rFonts w:ascii="Times New Roman" w:eastAsia="Times New Roman" w:hAnsi="Times New Roman" w:cs="Times New Roman"/>
          <w:sz w:val="28"/>
          <w:szCs w:val="28"/>
        </w:rPr>
        <w:t xml:space="preserve">The effect of legalizing vaping on future QALYs and HSCs is assessed by analysing shifts in the population distribution across the six health states in </w:t>
      </w:r>
      <w:r w:rsidRPr="5267A4FF">
        <w:rPr>
          <w:rFonts w:ascii="Times New Roman" w:eastAsia="Times New Roman" w:hAnsi="Times New Roman" w:cs="Times New Roman"/>
          <w:b/>
          <w:bCs/>
          <w:sz w:val="28"/>
          <w:szCs w:val="28"/>
        </w:rPr>
        <w:t>Figure 2.3</w:t>
      </w:r>
      <w:r w:rsidRPr="5267A4FF">
        <w:rPr>
          <w:rFonts w:ascii="Times New Roman" w:eastAsia="Times New Roman" w:hAnsi="Times New Roman" w:cs="Times New Roman"/>
          <w:sz w:val="28"/>
          <w:szCs w:val="28"/>
        </w:rPr>
        <w:t>, compared to business as usual (BAU). This analysis involves integrating these population shifts with the relative risks associated with vaping and smoking for 16 specific diseases. By doing so, population impact fractions (PIFs) are calculated</w:t>
      </w:r>
      <w:r w:rsidRPr="5267A4FF">
        <w:rPr>
          <w:rFonts w:ascii="Times New Roman" w:eastAsia="Times New Roman" w:hAnsi="Times New Roman" w:cs="Times New Roman"/>
        </w:rPr>
        <w:t>.</w:t>
      </w:r>
      <w:r w:rsidR="2719010F" w:rsidRPr="5267A4FF">
        <w:rPr>
          <w:rFonts w:ascii="Times New Roman" w:eastAsia="Times New Roman" w:hAnsi="Times New Roman" w:cs="Times New Roman"/>
          <w:sz w:val="28"/>
          <w:szCs w:val="28"/>
        </w:rPr>
        <w:t xml:space="preserve"> </w:t>
      </w:r>
      <w:commentRangeStart w:id="116"/>
      <w:r w:rsidR="2719010F" w:rsidRPr="5267A4FF">
        <w:rPr>
          <w:rFonts w:ascii="Times New Roman" w:eastAsia="Times New Roman" w:hAnsi="Times New Roman" w:cs="Times New Roman"/>
          <w:sz w:val="28"/>
          <w:szCs w:val="28"/>
        </w:rPr>
        <w:t>PIFs</w:t>
      </w:r>
      <w:commentRangeEnd w:id="116"/>
      <w:r>
        <w:rPr>
          <w:rStyle w:val="CommentReference"/>
        </w:rPr>
        <w:commentReference w:id="116"/>
      </w:r>
      <w:r w:rsidR="440694E7" w:rsidRPr="5267A4FF">
        <w:rPr>
          <w:rFonts w:ascii="Times New Roman" w:eastAsia="Times New Roman" w:hAnsi="Times New Roman" w:cs="Times New Roman"/>
          <w:sz w:val="28"/>
          <w:szCs w:val="28"/>
        </w:rPr>
        <w:t xml:space="preserve"> </w:t>
      </w:r>
      <w:r w:rsidR="32754BE8" w:rsidRPr="5267A4FF">
        <w:rPr>
          <w:rFonts w:ascii="Times New Roman" w:eastAsia="Times New Roman" w:hAnsi="Times New Roman" w:cs="Times New Roman"/>
          <w:sz w:val="28"/>
          <w:szCs w:val="28"/>
        </w:rPr>
        <w:t>are then</w:t>
      </w:r>
      <w:r w:rsidR="440694E7" w:rsidRPr="5267A4FF">
        <w:rPr>
          <w:rFonts w:ascii="Times New Roman" w:eastAsia="Times New Roman" w:hAnsi="Times New Roman" w:cs="Times New Roman"/>
          <w:sz w:val="28"/>
          <w:szCs w:val="28"/>
        </w:rPr>
        <w:t xml:space="preserve"> used to set intervention disease incidence rates in the 16 parallel disease </w:t>
      </w:r>
      <w:r w:rsidR="6C44D2F1" w:rsidRPr="5267A4FF">
        <w:rPr>
          <w:rFonts w:ascii="Times New Roman" w:eastAsia="Times New Roman" w:hAnsi="Times New Roman" w:cs="Times New Roman"/>
          <w:sz w:val="28"/>
          <w:szCs w:val="28"/>
        </w:rPr>
        <w:t>life tables</w:t>
      </w:r>
      <w:r w:rsidR="08432137" w:rsidRPr="5267A4FF">
        <w:rPr>
          <w:rFonts w:ascii="Times New Roman" w:eastAsia="Times New Roman" w:hAnsi="Times New Roman" w:cs="Times New Roman"/>
          <w:sz w:val="28"/>
          <w:szCs w:val="28"/>
        </w:rPr>
        <w:t>. These incidence rates are then used to calculate the</w:t>
      </w:r>
      <w:r w:rsidR="440694E7" w:rsidRPr="5267A4FF">
        <w:rPr>
          <w:rFonts w:ascii="Times New Roman" w:eastAsia="Times New Roman" w:hAnsi="Times New Roman" w:cs="Times New Roman"/>
          <w:sz w:val="28"/>
          <w:szCs w:val="28"/>
        </w:rPr>
        <w:t xml:space="preserve"> changes in morbidity and mortality rates</w:t>
      </w:r>
      <w:r w:rsidR="4B8C43FC" w:rsidRPr="5267A4FF">
        <w:rPr>
          <w:rFonts w:ascii="Times New Roman" w:eastAsia="Times New Roman" w:hAnsi="Times New Roman" w:cs="Times New Roman"/>
          <w:sz w:val="28"/>
          <w:szCs w:val="28"/>
        </w:rPr>
        <w:t xml:space="preserve"> of a population because of a disease</w:t>
      </w:r>
      <w:r w:rsidR="440694E7" w:rsidRPr="5267A4FF">
        <w:rPr>
          <w:rFonts w:ascii="Times New Roman" w:eastAsia="Times New Roman" w:hAnsi="Times New Roman" w:cs="Times New Roman"/>
          <w:sz w:val="28"/>
          <w:szCs w:val="28"/>
        </w:rPr>
        <w:t>. The total QALYs</w:t>
      </w:r>
      <w:r w:rsidR="3B11C59E" w:rsidRPr="5267A4FF">
        <w:rPr>
          <w:rFonts w:ascii="Times New Roman" w:eastAsia="Times New Roman" w:hAnsi="Times New Roman" w:cs="Times New Roman"/>
          <w:sz w:val="28"/>
          <w:szCs w:val="28"/>
        </w:rPr>
        <w:t xml:space="preserve">, which indicate </w:t>
      </w:r>
      <w:r w:rsidR="440694E7" w:rsidRPr="5267A4FF">
        <w:rPr>
          <w:rFonts w:ascii="Times New Roman" w:eastAsia="Times New Roman" w:hAnsi="Times New Roman" w:cs="Times New Roman"/>
          <w:sz w:val="28"/>
          <w:szCs w:val="28"/>
        </w:rPr>
        <w:t>life-years lived adjusted for morbidity</w:t>
      </w:r>
      <w:r w:rsidR="76FE7CD1" w:rsidRPr="5267A4FF">
        <w:rPr>
          <w:rFonts w:ascii="Times New Roman" w:eastAsia="Times New Roman" w:hAnsi="Times New Roman" w:cs="Times New Roman"/>
          <w:sz w:val="28"/>
          <w:szCs w:val="28"/>
        </w:rPr>
        <w:t>,</w:t>
      </w:r>
      <w:r w:rsidR="440694E7" w:rsidRPr="5267A4FF">
        <w:rPr>
          <w:rFonts w:ascii="Times New Roman" w:eastAsia="Times New Roman" w:hAnsi="Times New Roman" w:cs="Times New Roman"/>
          <w:sz w:val="28"/>
          <w:szCs w:val="28"/>
        </w:rPr>
        <w:t xml:space="preserve"> and </w:t>
      </w:r>
      <w:r w:rsidR="4B6460C7" w:rsidRPr="5267A4FF">
        <w:rPr>
          <w:rFonts w:ascii="Times New Roman" w:eastAsia="Times New Roman" w:hAnsi="Times New Roman" w:cs="Times New Roman"/>
          <w:sz w:val="28"/>
          <w:szCs w:val="28"/>
        </w:rPr>
        <w:t>HSCs</w:t>
      </w:r>
      <w:r w:rsidR="440694E7" w:rsidRPr="5267A4FF">
        <w:rPr>
          <w:rFonts w:ascii="Times New Roman" w:eastAsia="Times New Roman" w:hAnsi="Times New Roman" w:cs="Times New Roman"/>
          <w:sz w:val="28"/>
          <w:szCs w:val="28"/>
        </w:rPr>
        <w:t xml:space="preserve"> </w:t>
      </w:r>
      <w:r w:rsidR="0A121C2C" w:rsidRPr="5267A4FF">
        <w:rPr>
          <w:rFonts w:ascii="Times New Roman" w:eastAsia="Times New Roman" w:hAnsi="Times New Roman" w:cs="Times New Roman"/>
          <w:sz w:val="28"/>
          <w:szCs w:val="28"/>
        </w:rPr>
        <w:t xml:space="preserve">can then be </w:t>
      </w:r>
      <w:r w:rsidR="216E8F2C" w:rsidRPr="5267A4FF">
        <w:rPr>
          <w:rFonts w:ascii="Times New Roman" w:eastAsia="Times New Roman" w:hAnsi="Times New Roman" w:cs="Times New Roman"/>
          <w:sz w:val="28"/>
          <w:szCs w:val="28"/>
        </w:rPr>
        <w:t xml:space="preserve">calculated, and </w:t>
      </w:r>
      <w:r w:rsidR="0A121C2C" w:rsidRPr="5267A4FF">
        <w:rPr>
          <w:rFonts w:ascii="Times New Roman" w:eastAsia="Times New Roman" w:hAnsi="Times New Roman" w:cs="Times New Roman"/>
          <w:sz w:val="28"/>
          <w:szCs w:val="28"/>
        </w:rPr>
        <w:t>aggregated</w:t>
      </w:r>
      <w:r w:rsidR="440694E7" w:rsidRPr="5267A4FF">
        <w:rPr>
          <w:rFonts w:ascii="Times New Roman" w:eastAsia="Times New Roman" w:hAnsi="Times New Roman" w:cs="Times New Roman"/>
          <w:sz w:val="28"/>
          <w:szCs w:val="28"/>
        </w:rPr>
        <w:t xml:space="preserve"> </w:t>
      </w:r>
      <w:r w:rsidR="27CE5F30" w:rsidRPr="5267A4FF">
        <w:rPr>
          <w:rFonts w:ascii="Times New Roman" w:eastAsia="Times New Roman" w:hAnsi="Times New Roman" w:cs="Times New Roman"/>
          <w:sz w:val="28"/>
          <w:szCs w:val="28"/>
        </w:rPr>
        <w:t xml:space="preserve">by age. </w:t>
      </w:r>
    </w:p>
    <w:p w14:paraId="24278321" w14:textId="09E23724" w:rsidR="701ADFEA" w:rsidRDefault="701ADFEA" w:rsidP="5B1C2682">
      <w:pPr>
        <w:spacing w:after="0" w:line="360" w:lineRule="auto"/>
        <w:jc w:val="both"/>
        <w:rPr>
          <w:rFonts w:ascii="Times New Roman" w:eastAsia="Times New Roman" w:hAnsi="Times New Roman" w:cs="Times New Roman"/>
          <w:sz w:val="28"/>
          <w:szCs w:val="28"/>
        </w:rPr>
      </w:pPr>
    </w:p>
    <w:p w14:paraId="738E26B6" w14:textId="2F74724A" w:rsidR="701ADFEA" w:rsidRDefault="1AA5F7C4">
      <w:pPr>
        <w:spacing w:after="0" w:line="360" w:lineRule="auto"/>
        <w:ind w:firstLine="720"/>
        <w:jc w:val="both"/>
        <w:rPr>
          <w:rFonts w:ascii="Times New Roman" w:eastAsia="Times New Roman" w:hAnsi="Times New Roman" w:cs="Times New Roman"/>
          <w:sz w:val="28"/>
          <w:szCs w:val="28"/>
        </w:rPr>
        <w:pPrChange w:id="117" w:author="Jun Kiat Ng" w:date="2025-02-26T14:14:00Z" w16du:dateUtc="2025-02-26T03:14:00Z">
          <w:pPr>
            <w:spacing w:after="0" w:line="360" w:lineRule="auto"/>
            <w:jc w:val="both"/>
          </w:pPr>
        </w:pPrChange>
      </w:pPr>
      <w:r w:rsidRPr="5B1C2682">
        <w:rPr>
          <w:rFonts w:ascii="Times New Roman" w:eastAsia="Times New Roman" w:hAnsi="Times New Roman" w:cs="Times New Roman"/>
          <w:sz w:val="28"/>
          <w:szCs w:val="28"/>
        </w:rPr>
        <w:t>While the result of this paper is also integrated into the HILT</w:t>
      </w:r>
      <w:r w:rsidR="440694E7" w:rsidRPr="5B1C2682">
        <w:rPr>
          <w:rFonts w:ascii="Times New Roman" w:eastAsia="Times New Roman" w:hAnsi="Times New Roman" w:cs="Times New Roman"/>
          <w:sz w:val="28"/>
          <w:szCs w:val="28"/>
        </w:rPr>
        <w:t xml:space="preserve">, </w:t>
      </w:r>
      <w:r w:rsidR="68C1D3D2" w:rsidRPr="5B1C2682">
        <w:rPr>
          <w:rFonts w:ascii="Times New Roman" w:eastAsia="Times New Roman" w:hAnsi="Times New Roman" w:cs="Times New Roman"/>
          <w:sz w:val="28"/>
          <w:szCs w:val="28"/>
        </w:rPr>
        <w:t xml:space="preserve">it is </w:t>
      </w:r>
      <w:r w:rsidR="440694E7" w:rsidRPr="5B1C2682">
        <w:rPr>
          <w:rFonts w:ascii="Times New Roman" w:eastAsia="Times New Roman" w:hAnsi="Times New Roman" w:cs="Times New Roman"/>
          <w:sz w:val="28"/>
          <w:szCs w:val="28"/>
        </w:rPr>
        <w:t xml:space="preserve">not disaggregated </w:t>
      </w:r>
      <w:r w:rsidR="6CF28C97" w:rsidRPr="5B1C2682">
        <w:rPr>
          <w:rFonts w:ascii="Times New Roman" w:eastAsia="Times New Roman" w:hAnsi="Times New Roman" w:cs="Times New Roman"/>
          <w:sz w:val="28"/>
          <w:szCs w:val="28"/>
        </w:rPr>
        <w:t>by age, gender, and ethnicity</w:t>
      </w:r>
      <w:r w:rsidR="440694E7" w:rsidRPr="5B1C2682">
        <w:rPr>
          <w:rFonts w:ascii="Times New Roman" w:eastAsia="Times New Roman" w:hAnsi="Times New Roman" w:cs="Times New Roman"/>
          <w:sz w:val="28"/>
          <w:szCs w:val="28"/>
        </w:rPr>
        <w:t xml:space="preserve">. </w:t>
      </w:r>
      <w:r w:rsidR="248F68D2" w:rsidRPr="5B1C2682">
        <w:rPr>
          <w:rFonts w:ascii="Times New Roman" w:eastAsia="Times New Roman" w:hAnsi="Times New Roman" w:cs="Times New Roman"/>
          <w:sz w:val="28"/>
          <w:szCs w:val="28"/>
        </w:rPr>
        <w:t>Van der Deen et al.</w:t>
      </w:r>
      <w:r w:rsidR="440694E7" w:rsidRPr="5B1C2682">
        <w:rPr>
          <w:rFonts w:ascii="Times New Roman" w:eastAsia="Times New Roman" w:hAnsi="Times New Roman" w:cs="Times New Roman"/>
          <w:sz w:val="28"/>
          <w:szCs w:val="28"/>
        </w:rPr>
        <w:t xml:space="preserve"> </w:t>
      </w:r>
      <w:r w:rsidR="56CED8BB" w:rsidRPr="5B1C2682">
        <w:rPr>
          <w:rFonts w:ascii="Times New Roman" w:eastAsia="Times New Roman" w:hAnsi="Times New Roman" w:cs="Times New Roman"/>
          <w:sz w:val="28"/>
          <w:szCs w:val="28"/>
        </w:rPr>
        <w:t>d</w:t>
      </w:r>
      <w:r w:rsidR="440694E7" w:rsidRPr="5B1C2682">
        <w:rPr>
          <w:rFonts w:ascii="Times New Roman" w:eastAsia="Times New Roman" w:hAnsi="Times New Roman" w:cs="Times New Roman"/>
          <w:sz w:val="28"/>
          <w:szCs w:val="28"/>
        </w:rPr>
        <w:t xml:space="preserve">isaggregated </w:t>
      </w:r>
      <w:r w:rsidR="53021EA2" w:rsidRPr="5B1C2682">
        <w:rPr>
          <w:rFonts w:ascii="Times New Roman" w:eastAsia="Times New Roman" w:hAnsi="Times New Roman" w:cs="Times New Roman"/>
          <w:sz w:val="28"/>
          <w:szCs w:val="28"/>
        </w:rPr>
        <w:t xml:space="preserve">the results of the paper </w:t>
      </w:r>
      <w:r w:rsidR="440694E7" w:rsidRPr="5B1C2682">
        <w:rPr>
          <w:rFonts w:ascii="Times New Roman" w:eastAsia="Times New Roman" w:hAnsi="Times New Roman" w:cs="Times New Roman"/>
          <w:sz w:val="28"/>
          <w:szCs w:val="28"/>
        </w:rPr>
        <w:t>by age</w:t>
      </w:r>
      <w:r w:rsidR="1D0A7542" w:rsidRPr="5B1C2682">
        <w:rPr>
          <w:rFonts w:ascii="Times New Roman" w:eastAsia="Times New Roman" w:hAnsi="Times New Roman" w:cs="Times New Roman"/>
          <w:sz w:val="28"/>
          <w:szCs w:val="28"/>
        </w:rPr>
        <w:t>,</w:t>
      </w:r>
      <w:r w:rsidR="72B12A14" w:rsidRPr="5B1C2682">
        <w:rPr>
          <w:rFonts w:ascii="Times New Roman" w:eastAsia="Times New Roman" w:hAnsi="Times New Roman" w:cs="Times New Roman"/>
          <w:sz w:val="28"/>
          <w:szCs w:val="28"/>
        </w:rPr>
        <w:t xml:space="preserve"> as shown in </w:t>
      </w:r>
      <w:r w:rsidR="72B12A14" w:rsidRPr="5B1C2682">
        <w:rPr>
          <w:rFonts w:ascii="Times New Roman" w:eastAsia="Times New Roman" w:hAnsi="Times New Roman" w:cs="Times New Roman"/>
          <w:b/>
          <w:bCs/>
          <w:sz w:val="28"/>
          <w:szCs w:val="28"/>
        </w:rPr>
        <w:t>Figure 2.4</w:t>
      </w:r>
      <w:r w:rsidR="72B12A14" w:rsidRPr="5B1C2682">
        <w:rPr>
          <w:rFonts w:ascii="Times New Roman" w:eastAsia="Times New Roman" w:hAnsi="Times New Roman" w:cs="Times New Roman"/>
          <w:sz w:val="28"/>
          <w:szCs w:val="28"/>
        </w:rPr>
        <w:t xml:space="preserve">. </w:t>
      </w:r>
      <w:r w:rsidR="71B45994" w:rsidRPr="5B1C2682">
        <w:rPr>
          <w:rFonts w:ascii="Times New Roman" w:eastAsia="Times New Roman" w:hAnsi="Times New Roman" w:cs="Times New Roman"/>
          <w:sz w:val="28"/>
          <w:szCs w:val="28"/>
        </w:rPr>
        <w:t xml:space="preserve">To maximise the usefulness of the HILT, research papers should ideally be consistent in disaggregating results by age, gender, and </w:t>
      </w:r>
      <w:r w:rsidR="0E86E9B2" w:rsidRPr="5B1C2682">
        <w:rPr>
          <w:rFonts w:ascii="Times New Roman" w:eastAsia="Times New Roman" w:hAnsi="Times New Roman" w:cs="Times New Roman"/>
          <w:sz w:val="28"/>
          <w:szCs w:val="28"/>
        </w:rPr>
        <w:t>ethnicity</w:t>
      </w:r>
      <w:r w:rsidR="71B45994" w:rsidRPr="5B1C2682">
        <w:rPr>
          <w:rFonts w:ascii="Times New Roman" w:eastAsia="Times New Roman" w:hAnsi="Times New Roman" w:cs="Times New Roman"/>
          <w:sz w:val="28"/>
          <w:szCs w:val="28"/>
        </w:rPr>
        <w:t xml:space="preserve">. </w:t>
      </w:r>
      <w:r w:rsidR="29D5BDB5" w:rsidRPr="5B1C2682">
        <w:rPr>
          <w:rFonts w:ascii="Times New Roman" w:eastAsia="Times New Roman" w:hAnsi="Times New Roman" w:cs="Times New Roman"/>
          <w:sz w:val="28"/>
          <w:szCs w:val="28"/>
        </w:rPr>
        <w:t>In addition,</w:t>
      </w:r>
      <w:r w:rsidR="722F09A2" w:rsidRPr="5B1C2682">
        <w:rPr>
          <w:rFonts w:ascii="Times New Roman" w:eastAsia="Times New Roman" w:hAnsi="Times New Roman" w:cs="Times New Roman"/>
          <w:sz w:val="28"/>
          <w:szCs w:val="28"/>
        </w:rPr>
        <w:t xml:space="preserve"> vapers who vape every day, or only occasionally are all grouped under the same smoking or vaping state.</w:t>
      </w:r>
      <w:r w:rsidR="23EC3387" w:rsidRPr="5B1C2682">
        <w:rPr>
          <w:rFonts w:ascii="Times New Roman" w:eastAsia="Times New Roman" w:hAnsi="Times New Roman" w:cs="Times New Roman"/>
          <w:sz w:val="28"/>
          <w:szCs w:val="28"/>
        </w:rPr>
        <w:t xml:space="preserve"> Intuitively, the frequency of vaping should impact future QALYs and HSCs but t</w:t>
      </w:r>
      <w:r w:rsidR="29D5BDB5" w:rsidRPr="5B1C2682">
        <w:rPr>
          <w:rFonts w:ascii="Times New Roman" w:eastAsia="Times New Roman" w:hAnsi="Times New Roman" w:cs="Times New Roman"/>
          <w:sz w:val="28"/>
          <w:szCs w:val="28"/>
        </w:rPr>
        <w:t>here is insufficient information to accurately parameterize a model for vaping frequency</w:t>
      </w:r>
      <w:r w:rsidR="717C97A2" w:rsidRPr="5B1C2682">
        <w:rPr>
          <w:rFonts w:ascii="Times New Roman" w:eastAsia="Times New Roman" w:hAnsi="Times New Roman" w:cs="Times New Roman"/>
          <w:sz w:val="28"/>
          <w:szCs w:val="28"/>
        </w:rPr>
        <w:t xml:space="preserve">. </w:t>
      </w:r>
      <w:r w:rsidR="29D5BDB5" w:rsidRPr="5B1C2682">
        <w:rPr>
          <w:rFonts w:ascii="Times New Roman" w:eastAsia="Times New Roman" w:hAnsi="Times New Roman" w:cs="Times New Roman"/>
          <w:sz w:val="28"/>
          <w:szCs w:val="28"/>
        </w:rPr>
        <w:lastRenderedPageBreak/>
        <w:t xml:space="preserve">Finally, the potential impact of </w:t>
      </w:r>
      <w:r w:rsidR="61159792" w:rsidRPr="5B1C2682">
        <w:rPr>
          <w:rFonts w:ascii="Times New Roman" w:eastAsia="Times New Roman" w:hAnsi="Times New Roman" w:cs="Times New Roman"/>
          <w:sz w:val="28"/>
          <w:szCs w:val="28"/>
        </w:rPr>
        <w:t>legalising vape</w:t>
      </w:r>
      <w:r w:rsidR="29D5BDB5" w:rsidRPr="5B1C2682">
        <w:rPr>
          <w:rFonts w:ascii="Times New Roman" w:eastAsia="Times New Roman" w:hAnsi="Times New Roman" w:cs="Times New Roman"/>
          <w:sz w:val="28"/>
          <w:szCs w:val="28"/>
        </w:rPr>
        <w:t xml:space="preserve"> with other tobacco control policies </w:t>
      </w:r>
      <w:r w:rsidR="2D7F5E97" w:rsidRPr="5B1C2682">
        <w:rPr>
          <w:rFonts w:ascii="Times New Roman" w:eastAsia="Times New Roman" w:hAnsi="Times New Roman" w:cs="Times New Roman"/>
          <w:sz w:val="28"/>
          <w:szCs w:val="28"/>
        </w:rPr>
        <w:t xml:space="preserve">was not considered when building the model. </w:t>
      </w:r>
      <w:r w:rsidR="0B5C963D" w:rsidRPr="5B1C2682">
        <w:rPr>
          <w:rFonts w:ascii="Times New Roman" w:eastAsia="Times New Roman" w:hAnsi="Times New Roman" w:cs="Times New Roman"/>
          <w:sz w:val="28"/>
          <w:szCs w:val="28"/>
        </w:rPr>
        <w:t xml:space="preserve">The interactions between different policies could lead to even greater reduction in smoking rate, which van der Deen et al. </w:t>
      </w:r>
      <w:r w:rsidR="29E9679A" w:rsidRPr="5B1C2682">
        <w:rPr>
          <w:rFonts w:ascii="Times New Roman" w:eastAsia="Times New Roman" w:hAnsi="Times New Roman" w:cs="Times New Roman"/>
          <w:sz w:val="28"/>
          <w:szCs w:val="28"/>
        </w:rPr>
        <w:t>a</w:t>
      </w:r>
      <w:r w:rsidR="0B5C963D" w:rsidRPr="5B1C2682">
        <w:rPr>
          <w:rFonts w:ascii="Times New Roman" w:eastAsia="Times New Roman" w:hAnsi="Times New Roman" w:cs="Times New Roman"/>
          <w:sz w:val="28"/>
          <w:szCs w:val="28"/>
        </w:rPr>
        <w:t>cknow</w:t>
      </w:r>
      <w:r w:rsidR="71E2D455" w:rsidRPr="5B1C2682">
        <w:rPr>
          <w:rFonts w:ascii="Times New Roman" w:eastAsia="Times New Roman" w:hAnsi="Times New Roman" w:cs="Times New Roman"/>
          <w:sz w:val="28"/>
          <w:szCs w:val="28"/>
        </w:rPr>
        <w:t xml:space="preserve">ledges </w:t>
      </w:r>
      <w:r w:rsidR="473A794F" w:rsidRPr="5B1C2682">
        <w:rPr>
          <w:rFonts w:ascii="Times New Roman" w:eastAsia="Times New Roman" w:hAnsi="Times New Roman" w:cs="Times New Roman"/>
          <w:sz w:val="28"/>
          <w:szCs w:val="28"/>
        </w:rPr>
        <w:t>to be</w:t>
      </w:r>
      <w:r w:rsidR="00DCFC68" w:rsidRPr="5B1C2682">
        <w:rPr>
          <w:rFonts w:ascii="Times New Roman" w:eastAsia="Times New Roman" w:hAnsi="Times New Roman" w:cs="Times New Roman"/>
          <w:sz w:val="28"/>
          <w:szCs w:val="28"/>
        </w:rPr>
        <w:t xml:space="preserve"> a potential future work. </w:t>
      </w:r>
    </w:p>
    <w:p w14:paraId="7791833D" w14:textId="1BE37ED6" w:rsidR="701ADFEA" w:rsidRDefault="72B12A14" w:rsidP="5B1C2682">
      <w:pPr>
        <w:spacing w:after="0" w:line="360" w:lineRule="auto"/>
        <w:jc w:val="center"/>
        <w:rPr>
          <w:rFonts w:ascii="Times New Roman" w:eastAsia="Times New Roman" w:hAnsi="Times New Roman" w:cs="Times New Roman"/>
          <w:u w:val="single"/>
        </w:rPr>
      </w:pPr>
      <w:r w:rsidRPr="5B1C2682">
        <w:rPr>
          <w:rFonts w:ascii="Times New Roman" w:eastAsia="Times New Roman" w:hAnsi="Times New Roman" w:cs="Times New Roman"/>
          <w:u w:val="single"/>
        </w:rPr>
        <w:t>Figure 2.4: Result Table by van der Deen et al.</w:t>
      </w:r>
    </w:p>
    <w:p w14:paraId="42130AD2" w14:textId="04521567" w:rsidR="701ADFEA" w:rsidRDefault="72B12A14" w:rsidP="5B1C2682">
      <w:pPr>
        <w:spacing w:after="0" w:line="360" w:lineRule="auto"/>
        <w:jc w:val="center"/>
      </w:pPr>
      <w:r>
        <w:rPr>
          <w:noProof/>
        </w:rPr>
        <w:drawing>
          <wp:inline distT="0" distB="0" distL="0" distR="0" wp14:anchorId="5C7D14A3" wp14:editId="4DA09C09">
            <wp:extent cx="5724524" cy="1828800"/>
            <wp:effectExtent l="0" t="0" r="0" b="0"/>
            <wp:docPr id="680272504" name="Picture 680272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24524" cy="1828800"/>
                    </a:xfrm>
                    <a:prstGeom prst="rect">
                      <a:avLst/>
                    </a:prstGeom>
                  </pic:spPr>
                </pic:pic>
              </a:graphicData>
            </a:graphic>
          </wp:inline>
        </w:drawing>
      </w:r>
    </w:p>
    <w:p w14:paraId="1FB0CF24" w14:textId="39808B9B" w:rsidR="701ADFEA" w:rsidRDefault="701ADFEA" w:rsidP="5B1C2682">
      <w:pPr>
        <w:spacing w:after="0" w:line="360" w:lineRule="auto"/>
        <w:jc w:val="both"/>
        <w:rPr>
          <w:ins w:id="118" w:author="Jun Kiat Ng" w:date="2025-02-26T14:11:00Z" w16du:dateUtc="2025-02-26T03:11:00Z"/>
          <w:rFonts w:ascii="Times New Roman" w:eastAsia="Times New Roman" w:hAnsi="Times New Roman" w:cs="Times New Roman"/>
          <w:sz w:val="28"/>
          <w:szCs w:val="28"/>
        </w:rPr>
      </w:pPr>
    </w:p>
    <w:p w14:paraId="1EA65BBB" w14:textId="119F9C9A" w:rsidR="0006267B" w:rsidRDefault="0006267B" w:rsidP="5B1C2682">
      <w:pPr>
        <w:spacing w:after="0" w:line="360" w:lineRule="auto"/>
        <w:jc w:val="both"/>
        <w:rPr>
          <w:ins w:id="119" w:author="Jun Kiat Ng" w:date="2025-02-26T14:12:00Z" w16du:dateUtc="2025-02-26T03:12:00Z"/>
          <w:rFonts w:ascii="Times New Roman" w:eastAsia="Times New Roman" w:hAnsi="Times New Roman" w:cs="Times New Roman"/>
          <w:b/>
          <w:bCs/>
          <w:sz w:val="28"/>
          <w:szCs w:val="28"/>
        </w:rPr>
      </w:pPr>
      <w:ins w:id="120" w:author="Jun Kiat Ng" w:date="2025-02-26T14:11:00Z" w16du:dateUtc="2025-02-26T03:11:00Z">
        <w:r w:rsidRPr="0006267B">
          <w:rPr>
            <w:rFonts w:ascii="Times New Roman" w:eastAsia="Times New Roman" w:hAnsi="Times New Roman" w:cs="Times New Roman"/>
            <w:b/>
            <w:bCs/>
            <w:sz w:val="28"/>
            <w:szCs w:val="28"/>
            <w:rPrChange w:id="121" w:author="Jun Kiat Ng" w:date="2025-02-26T14:11:00Z" w16du:dateUtc="2025-02-26T03:11:00Z">
              <w:rPr>
                <w:rFonts w:ascii="Times New Roman" w:eastAsia="Times New Roman" w:hAnsi="Times New Roman" w:cs="Times New Roman"/>
                <w:sz w:val="28"/>
                <w:szCs w:val="28"/>
              </w:rPr>
            </w:rPrChange>
          </w:rPr>
          <w:t xml:space="preserve">2.5 </w:t>
        </w:r>
      </w:ins>
      <w:ins w:id="122" w:author="Jun Kiat Ng" w:date="2025-02-26T14:12:00Z" w16du:dateUtc="2025-02-26T03:12:00Z">
        <w:r>
          <w:rPr>
            <w:rFonts w:ascii="Times New Roman" w:eastAsia="Times New Roman" w:hAnsi="Times New Roman" w:cs="Times New Roman"/>
            <w:b/>
            <w:bCs/>
            <w:sz w:val="28"/>
            <w:szCs w:val="28"/>
          </w:rPr>
          <w:t>Conclusion</w:t>
        </w:r>
      </w:ins>
    </w:p>
    <w:p w14:paraId="45A4021F" w14:textId="0D3B48B5" w:rsidR="0006267B" w:rsidRPr="0006267B" w:rsidDel="00B60CAB" w:rsidRDefault="0006267B" w:rsidP="5B1C2682">
      <w:pPr>
        <w:spacing w:after="0" w:line="360" w:lineRule="auto"/>
        <w:jc w:val="both"/>
        <w:rPr>
          <w:del w:id="123" w:author="Jun Kiat Ng" w:date="2025-02-26T15:01:00Z" w16du:dateUtc="2025-02-26T04:01:00Z"/>
          <w:rFonts w:ascii="Times New Roman" w:eastAsia="Times New Roman" w:hAnsi="Times New Roman" w:cs="Times New Roman"/>
          <w:sz w:val="28"/>
          <w:szCs w:val="28"/>
        </w:rPr>
      </w:pPr>
      <w:ins w:id="124" w:author="Jun Kiat Ng" w:date="2025-02-26T14:12:00Z" w16du:dateUtc="2025-02-26T03:12:00Z">
        <w:r>
          <w:rPr>
            <w:rFonts w:ascii="Times New Roman" w:eastAsia="Times New Roman" w:hAnsi="Times New Roman" w:cs="Times New Roman"/>
            <w:sz w:val="28"/>
            <w:szCs w:val="28"/>
          </w:rPr>
          <w:tab/>
        </w:r>
      </w:ins>
      <w:ins w:id="125" w:author="Jun Kiat Ng" w:date="2025-02-26T14:15:00Z" w16du:dateUtc="2025-02-26T03:15:00Z">
        <w:r w:rsidR="132C5D6C" w:rsidRPr="2DE8D462">
          <w:rPr>
            <w:rFonts w:ascii="Times New Roman" w:eastAsia="Times New Roman" w:hAnsi="Times New Roman" w:cs="Times New Roman"/>
            <w:sz w:val="28"/>
            <w:szCs w:val="28"/>
          </w:rPr>
          <w:t>To conclude, while there are existing works that predict the effects of legalising vape</w:t>
        </w:r>
      </w:ins>
      <w:ins w:id="126" w:author="Jun Kiat Ng" w:date="2025-02-26T14:16:00Z" w16du:dateUtc="2025-02-26T03:16:00Z">
        <w:r w:rsidR="132C5D6C" w:rsidRPr="2DE8D462">
          <w:rPr>
            <w:rFonts w:ascii="Times New Roman" w:eastAsia="Times New Roman" w:hAnsi="Times New Roman" w:cs="Times New Roman"/>
            <w:sz w:val="28"/>
            <w:szCs w:val="28"/>
          </w:rPr>
          <w:t xml:space="preserve">, this research </w:t>
        </w:r>
      </w:ins>
      <w:ins w:id="127" w:author="Jun Kiat Ng" w:date="2025-02-26T14:37:00Z" w16du:dateUtc="2025-02-26T03:37:00Z">
        <w:r w:rsidR="6D364FFB" w:rsidRPr="2DE8D462">
          <w:rPr>
            <w:rFonts w:ascii="Times New Roman" w:eastAsia="Times New Roman" w:hAnsi="Times New Roman" w:cs="Times New Roman"/>
            <w:sz w:val="28"/>
            <w:szCs w:val="28"/>
          </w:rPr>
          <w:t xml:space="preserve">deviates from the methodologies </w:t>
        </w:r>
      </w:ins>
      <w:ins w:id="128" w:author="Jun Kiat Ng" w:date="2025-02-26T14:38:00Z" w16du:dateUtc="2025-02-26T03:38:00Z">
        <w:r w:rsidR="6D364FFB" w:rsidRPr="2DE8D462">
          <w:rPr>
            <w:rFonts w:ascii="Times New Roman" w:eastAsia="Times New Roman" w:hAnsi="Times New Roman" w:cs="Times New Roman"/>
            <w:sz w:val="28"/>
            <w:szCs w:val="28"/>
          </w:rPr>
          <w:t>of those works, by curating a dataset using the results of relevant papers and using t</w:t>
        </w:r>
      </w:ins>
      <w:ins w:id="129" w:author="Jun Kiat Ng" w:date="2025-02-26T14:39:00Z" w16du:dateUtc="2025-02-26T03:39:00Z">
        <w:r w:rsidR="6D364FFB" w:rsidRPr="2DE8D462">
          <w:rPr>
            <w:rFonts w:ascii="Times New Roman" w:eastAsia="Times New Roman" w:hAnsi="Times New Roman" w:cs="Times New Roman"/>
            <w:sz w:val="28"/>
            <w:szCs w:val="28"/>
          </w:rPr>
          <w:t>hat data</w:t>
        </w:r>
      </w:ins>
      <w:ins w:id="130" w:author="Jun Kiat Ng" w:date="2025-02-26T14:16:00Z" w16du:dateUtc="2025-02-26T03:16:00Z">
        <w:r w:rsidR="132C5D6C" w:rsidRPr="2DE8D462">
          <w:rPr>
            <w:rFonts w:ascii="Times New Roman" w:eastAsia="Times New Roman" w:hAnsi="Times New Roman" w:cs="Times New Roman"/>
            <w:sz w:val="28"/>
            <w:szCs w:val="28"/>
          </w:rPr>
          <w:t xml:space="preserve"> </w:t>
        </w:r>
      </w:ins>
      <w:ins w:id="131" w:author="Jun Kiat Ng" w:date="2025-02-26T15:00:00Z" w16du:dateUtc="2025-02-26T04:00:00Z">
        <w:r w:rsidR="7F4923AB" w:rsidRPr="2DE8D462">
          <w:rPr>
            <w:rFonts w:ascii="Times New Roman" w:eastAsia="Times New Roman" w:hAnsi="Times New Roman" w:cs="Times New Roman"/>
            <w:sz w:val="28"/>
            <w:szCs w:val="28"/>
          </w:rPr>
          <w:t xml:space="preserve">to build a machine learning model. </w:t>
        </w:r>
      </w:ins>
      <w:ins w:id="132" w:author="Jun Kiat Ng" w:date="2025-02-26T15:03:00Z" w16du:dateUtc="2025-02-26T04:03:00Z">
        <w:r w:rsidR="361C1B68" w:rsidRPr="2DE8D462">
          <w:rPr>
            <w:rFonts w:ascii="Times New Roman" w:eastAsia="Times New Roman" w:hAnsi="Times New Roman" w:cs="Times New Roman"/>
            <w:sz w:val="28"/>
            <w:szCs w:val="28"/>
          </w:rPr>
          <w:t>The next chapter will discuss how th</w:t>
        </w:r>
      </w:ins>
      <w:ins w:id="133" w:author="Jun Kiat Ng" w:date="2025-02-26T15:04:00Z" w16du:dateUtc="2025-02-26T04:04:00Z">
        <w:r w:rsidR="361C1B68" w:rsidRPr="2DE8D462">
          <w:rPr>
            <w:rFonts w:ascii="Times New Roman" w:eastAsia="Times New Roman" w:hAnsi="Times New Roman" w:cs="Times New Roman"/>
            <w:sz w:val="28"/>
            <w:szCs w:val="28"/>
          </w:rPr>
          <w:t xml:space="preserve">e dataset is curated and how the machine learning model is built and optimised. </w:t>
        </w:r>
      </w:ins>
    </w:p>
    <w:p w14:paraId="042FC84D" w14:textId="51B1E3A0" w:rsidR="416119E7" w:rsidRDefault="416119E7" w:rsidP="45A63286">
      <w:pPr>
        <w:spacing w:after="0" w:line="360" w:lineRule="auto"/>
      </w:pPr>
      <w:r>
        <w:br w:type="page"/>
      </w:r>
    </w:p>
    <w:p w14:paraId="02E7C674" w14:textId="3203F24D" w:rsidR="416119E7" w:rsidRDefault="225A6FD9" w:rsidP="2DE8D462">
      <w:pPr>
        <w:spacing w:after="0" w:line="360" w:lineRule="auto"/>
        <w:rPr>
          <w:rFonts w:ascii="Times New Roman" w:eastAsia="Times New Roman" w:hAnsi="Times New Roman" w:cs="Times New Roman"/>
          <w:color w:val="000000" w:themeColor="text1"/>
          <w:sz w:val="28"/>
          <w:szCs w:val="28"/>
        </w:rPr>
      </w:pPr>
      <w:r w:rsidRPr="2DE8D462">
        <w:rPr>
          <w:rFonts w:ascii="Times New Roman" w:eastAsia="Times New Roman" w:hAnsi="Times New Roman" w:cs="Times New Roman"/>
          <w:b/>
          <w:bCs/>
          <w:color w:val="000000" w:themeColor="text1"/>
          <w:sz w:val="28"/>
          <w:szCs w:val="28"/>
          <w:lang w:val="en-US"/>
        </w:rPr>
        <w:lastRenderedPageBreak/>
        <w:t>3. Materials and Methods</w:t>
      </w:r>
      <w:r w:rsidRPr="2DE8D462">
        <w:rPr>
          <w:rFonts w:ascii="Times New Roman" w:eastAsia="Times New Roman" w:hAnsi="Times New Roman" w:cs="Times New Roman"/>
          <w:color w:val="000000" w:themeColor="text1"/>
          <w:sz w:val="28"/>
          <w:szCs w:val="28"/>
        </w:rPr>
        <w:t> </w:t>
      </w:r>
    </w:p>
    <w:p w14:paraId="31983A22" w14:textId="439B3AB0" w:rsidR="416119E7" w:rsidRDefault="225A6FD9" w:rsidP="2DE8D462">
      <w:pPr>
        <w:spacing w:after="0" w:line="360" w:lineRule="auto"/>
        <w:ind w:firstLine="720"/>
        <w:jc w:val="both"/>
        <w:rPr>
          <w:rFonts w:ascii="Times New Roman" w:eastAsia="Times New Roman" w:hAnsi="Times New Roman" w:cs="Times New Roman"/>
          <w:color w:val="000000" w:themeColor="text1"/>
          <w:sz w:val="28"/>
          <w:szCs w:val="28"/>
        </w:rPr>
      </w:pPr>
      <w:r w:rsidRPr="2DE8D462">
        <w:rPr>
          <w:rFonts w:ascii="Times New Roman" w:eastAsia="Times New Roman" w:hAnsi="Times New Roman" w:cs="Times New Roman"/>
          <w:color w:val="000000" w:themeColor="text1"/>
          <w:sz w:val="28"/>
          <w:szCs w:val="28"/>
        </w:rPr>
        <w:t xml:space="preserve">This chapter examines the materials utilized in this research, with a primary focus on the curation of the dataset employed for training and testing the machine learning model. Additionally, it outlines the method adopted in this study. This chapter begins by outlining the research pipeline, which details the process through which the results of this study will be obtained. The chapter will then discuss how the dataset is curated and the preprocessing steps undertaken before its use in model training. Subsequently, it will explore the oversampling techniques employed, the various models considered, and the process used to select the final model. </w:t>
      </w:r>
    </w:p>
    <w:p w14:paraId="18AFB21E" w14:textId="04E399B5" w:rsidR="416119E7" w:rsidRDefault="225A6FD9" w:rsidP="2DE8D462">
      <w:pPr>
        <w:spacing w:after="0" w:line="360" w:lineRule="auto"/>
        <w:jc w:val="both"/>
        <w:rPr>
          <w:rFonts w:ascii="Times New Roman" w:eastAsia="Times New Roman" w:hAnsi="Times New Roman" w:cs="Times New Roman"/>
          <w:color w:val="000000" w:themeColor="text1"/>
          <w:sz w:val="28"/>
          <w:szCs w:val="28"/>
        </w:rPr>
      </w:pPr>
      <w:r w:rsidRPr="2DE8D462">
        <w:rPr>
          <w:rFonts w:ascii="Times New Roman" w:eastAsia="Times New Roman" w:hAnsi="Times New Roman" w:cs="Times New Roman"/>
          <w:b/>
          <w:bCs/>
          <w:color w:val="000000" w:themeColor="text1"/>
          <w:sz w:val="28"/>
          <w:szCs w:val="28"/>
        </w:rPr>
        <w:t>3.1 Dataset</w:t>
      </w:r>
    </w:p>
    <w:p w14:paraId="4082EFFA" w14:textId="75707939" w:rsidR="416119E7" w:rsidRDefault="225A6FD9" w:rsidP="2DE8D462">
      <w:pPr>
        <w:spacing w:after="0" w:line="360" w:lineRule="auto"/>
        <w:ind w:firstLine="720"/>
        <w:jc w:val="both"/>
        <w:rPr>
          <w:rFonts w:ascii="Times New Roman" w:eastAsia="Times New Roman" w:hAnsi="Times New Roman" w:cs="Times New Roman"/>
          <w:color w:val="000000" w:themeColor="text1"/>
          <w:sz w:val="28"/>
          <w:szCs w:val="28"/>
        </w:rPr>
      </w:pPr>
      <w:r w:rsidRPr="2DE8D462">
        <w:rPr>
          <w:rFonts w:ascii="Times New Roman" w:eastAsia="Times New Roman" w:hAnsi="Times New Roman" w:cs="Times New Roman"/>
          <w:color w:val="000000" w:themeColor="text1"/>
          <w:sz w:val="28"/>
          <w:szCs w:val="28"/>
        </w:rPr>
        <w:t>The dataset used to train the model is derived from the Burden of Disease Epidemiology, Equity and Cost-Effectiveness Programme Health Intervention League Table (BODE3 HILT). Further elaboration about this dataset can be found in Chapter 2, Subsection 2.3. Since the dataset provides a list of interventions along with their effects on Quality Adjusted Life Years (QALYs) and Health System Costs (HSCs)</w:t>
      </w:r>
      <w:r w:rsidR="000C3449">
        <w:rPr>
          <w:rFonts w:ascii="Times New Roman" w:eastAsia="Times New Roman" w:hAnsi="Times New Roman" w:cs="Times New Roman"/>
          <w:color w:val="000000" w:themeColor="text1"/>
          <w:sz w:val="28"/>
          <w:szCs w:val="28"/>
        </w:rPr>
        <w:t xml:space="preserve"> across a 14 year time period</w:t>
      </w:r>
      <w:r w:rsidRPr="2DE8D462">
        <w:rPr>
          <w:rFonts w:ascii="Times New Roman" w:eastAsia="Times New Roman" w:hAnsi="Times New Roman" w:cs="Times New Roman"/>
          <w:color w:val="000000" w:themeColor="text1"/>
          <w:sz w:val="28"/>
          <w:szCs w:val="28"/>
        </w:rPr>
        <w:t xml:space="preserve">, the objective is to leverage this data to train a machine learning model capable of identifying patterns between health interventions and their corresponding health outcomes. However, the BODE3 HILT in its raw form requires further curation before it can be utilised for model development, and it must be transformed into a structured format suitable for machine learning. The interventions need to be parameterised into a set of input features to facilitate model training. These input features were selected because most interventions, along with their corresponding research studies, provide the necessary data to parameterise these interventions within the model. The input features are shown in </w:t>
      </w:r>
      <w:r w:rsidRPr="2DE8D462">
        <w:rPr>
          <w:rFonts w:ascii="Times New Roman" w:eastAsia="Times New Roman" w:hAnsi="Times New Roman" w:cs="Times New Roman"/>
          <w:b/>
          <w:bCs/>
          <w:color w:val="000000" w:themeColor="text1"/>
          <w:sz w:val="28"/>
          <w:szCs w:val="28"/>
        </w:rPr>
        <w:t>Figure 3.1</w:t>
      </w:r>
      <w:r w:rsidRPr="2DE8D462">
        <w:rPr>
          <w:rFonts w:ascii="Times New Roman" w:eastAsia="Times New Roman" w:hAnsi="Times New Roman" w:cs="Times New Roman"/>
          <w:color w:val="000000" w:themeColor="text1"/>
          <w:sz w:val="28"/>
          <w:szCs w:val="28"/>
        </w:rPr>
        <w:t xml:space="preserve">: </w:t>
      </w:r>
    </w:p>
    <w:p w14:paraId="6576E46A" w14:textId="3D46BF73" w:rsidR="416119E7" w:rsidRDefault="416119E7" w:rsidP="45A63286">
      <w:pPr>
        <w:spacing w:after="0" w:line="360" w:lineRule="auto"/>
      </w:pPr>
      <w:r>
        <w:br w:type="page"/>
      </w:r>
    </w:p>
    <w:p w14:paraId="5AF3DAB7" w14:textId="5CAD25E9" w:rsidR="416119E7" w:rsidRDefault="29B6D179" w:rsidP="2DE8D462">
      <w:pPr>
        <w:spacing w:after="0" w:line="360" w:lineRule="auto"/>
        <w:jc w:val="center"/>
        <w:rPr>
          <w:rFonts w:ascii="Times New Roman" w:eastAsia="Times New Roman" w:hAnsi="Times New Roman" w:cs="Times New Roman"/>
          <w:u w:val="single"/>
        </w:rPr>
      </w:pPr>
      <w:r w:rsidRPr="2DE8D462">
        <w:rPr>
          <w:rFonts w:ascii="Times New Roman" w:eastAsia="Times New Roman" w:hAnsi="Times New Roman" w:cs="Times New Roman"/>
          <w:u w:val="single"/>
        </w:rPr>
        <w:lastRenderedPageBreak/>
        <w:t>Figure 3.1: Model Input Features</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970"/>
        <w:gridCol w:w="6030"/>
      </w:tblGrid>
      <w:tr w:rsidR="2DE8D462" w14:paraId="6CF8216B" w14:textId="77777777" w:rsidTr="2DE8D462">
        <w:trPr>
          <w:trHeight w:val="300"/>
        </w:trPr>
        <w:tc>
          <w:tcPr>
            <w:tcW w:w="2970" w:type="dxa"/>
            <w:tcMar>
              <w:left w:w="105" w:type="dxa"/>
              <w:right w:w="105" w:type="dxa"/>
            </w:tcMar>
          </w:tcPr>
          <w:p w14:paraId="0AF3E76F" w14:textId="1FEF2A08" w:rsidR="2DE8D462" w:rsidRDefault="2DE8D462" w:rsidP="2DE8D462">
            <w:pPr>
              <w:jc w:val="center"/>
              <w:rPr>
                <w:rFonts w:ascii="Times New Roman" w:eastAsia="Times New Roman" w:hAnsi="Times New Roman" w:cs="Times New Roman"/>
              </w:rPr>
            </w:pPr>
            <w:r w:rsidRPr="2DE8D462">
              <w:rPr>
                <w:rFonts w:ascii="Times New Roman" w:eastAsia="Times New Roman" w:hAnsi="Times New Roman" w:cs="Times New Roman"/>
                <w:u w:val="single"/>
              </w:rPr>
              <w:t>Input Features</w:t>
            </w:r>
          </w:p>
        </w:tc>
        <w:tc>
          <w:tcPr>
            <w:tcW w:w="6030" w:type="dxa"/>
            <w:tcMar>
              <w:left w:w="105" w:type="dxa"/>
              <w:right w:w="105" w:type="dxa"/>
            </w:tcMar>
          </w:tcPr>
          <w:p w14:paraId="52F315A8" w14:textId="3A98F1B5" w:rsidR="2DE8D462" w:rsidRDefault="2DE8D462" w:rsidP="2DE8D462">
            <w:pPr>
              <w:jc w:val="center"/>
              <w:rPr>
                <w:rFonts w:ascii="Times New Roman" w:eastAsia="Times New Roman" w:hAnsi="Times New Roman" w:cs="Times New Roman"/>
              </w:rPr>
            </w:pPr>
            <w:r w:rsidRPr="2DE8D462">
              <w:rPr>
                <w:rFonts w:ascii="Times New Roman" w:eastAsia="Times New Roman" w:hAnsi="Times New Roman" w:cs="Times New Roman"/>
                <w:u w:val="single"/>
              </w:rPr>
              <w:t>Explanation</w:t>
            </w:r>
          </w:p>
        </w:tc>
      </w:tr>
      <w:tr w:rsidR="2DE8D462" w14:paraId="618EA62D" w14:textId="77777777" w:rsidTr="2DE8D462">
        <w:trPr>
          <w:trHeight w:val="300"/>
        </w:trPr>
        <w:tc>
          <w:tcPr>
            <w:tcW w:w="2970" w:type="dxa"/>
            <w:tcMar>
              <w:left w:w="105" w:type="dxa"/>
              <w:right w:w="105" w:type="dxa"/>
            </w:tcMar>
          </w:tcPr>
          <w:p w14:paraId="5B752AE6" w14:textId="487BDCEE" w:rsidR="2DE8D462" w:rsidRDefault="2DE8D462" w:rsidP="2DE8D462">
            <w:pPr>
              <w:jc w:val="both"/>
              <w:rPr>
                <w:rFonts w:ascii="Times New Roman" w:eastAsia="Times New Roman" w:hAnsi="Times New Roman" w:cs="Times New Roman"/>
              </w:rPr>
            </w:pPr>
            <w:proofErr w:type="spellStart"/>
            <w:r w:rsidRPr="2DE8D462">
              <w:rPr>
                <w:rFonts w:ascii="Times New Roman" w:eastAsia="Times New Roman" w:hAnsi="Times New Roman" w:cs="Times New Roman"/>
              </w:rPr>
              <w:t>tax_increase</w:t>
            </w:r>
            <w:proofErr w:type="spellEnd"/>
          </w:p>
        </w:tc>
        <w:tc>
          <w:tcPr>
            <w:tcW w:w="6030" w:type="dxa"/>
            <w:tcMar>
              <w:left w:w="105" w:type="dxa"/>
              <w:right w:w="105" w:type="dxa"/>
            </w:tcMar>
          </w:tcPr>
          <w:p w14:paraId="0A160416" w14:textId="2928029B" w:rsidR="2DE8D462" w:rsidRDefault="2DE8D462" w:rsidP="2DE8D462">
            <w:pPr>
              <w:jc w:val="both"/>
              <w:rPr>
                <w:rFonts w:ascii="Times New Roman" w:eastAsia="Times New Roman" w:hAnsi="Times New Roman" w:cs="Times New Roman"/>
              </w:rPr>
            </w:pPr>
            <w:r w:rsidRPr="2DE8D462">
              <w:rPr>
                <w:rFonts w:ascii="Times New Roman" w:eastAsia="Times New Roman" w:hAnsi="Times New Roman" w:cs="Times New Roman"/>
                <w:b/>
                <w:bCs/>
              </w:rPr>
              <w:t>Percentage of Tax Increase</w:t>
            </w:r>
          </w:p>
          <w:p w14:paraId="71E00FE5" w14:textId="641F61C4" w:rsidR="2DE8D462" w:rsidRDefault="2DE8D462" w:rsidP="2DE8D462">
            <w:pPr>
              <w:jc w:val="both"/>
              <w:rPr>
                <w:rFonts w:ascii="Times New Roman" w:eastAsia="Times New Roman" w:hAnsi="Times New Roman" w:cs="Times New Roman"/>
              </w:rPr>
            </w:pPr>
          </w:p>
          <w:p w14:paraId="55971C1D" w14:textId="77777777" w:rsidR="2DE8D462" w:rsidRDefault="2DE8D462" w:rsidP="2DE8D462">
            <w:pPr>
              <w:jc w:val="both"/>
              <w:rPr>
                <w:rFonts w:ascii="Times New Roman" w:eastAsia="Times New Roman" w:hAnsi="Times New Roman" w:cs="Times New Roman"/>
              </w:rPr>
            </w:pPr>
            <w:r w:rsidRPr="2DE8D462">
              <w:rPr>
                <w:rFonts w:ascii="Times New Roman" w:eastAsia="Times New Roman" w:hAnsi="Times New Roman" w:cs="Times New Roman"/>
              </w:rPr>
              <w:t>Certain interventions within the BODE3 HILT dataset involve the implementation of taxation on tobacco products. An increase in tobacco taxation leads to a corresponding rise in retail prices, which is expected to deter consumption and reduce smoking prevalence. A decline in smoking behaviour is associated with improvements in quality of life, a reduced risk of smoking-related illnesses—such as lung disease and other chronic conditions—and, consequently, an increase in both life expectancy and QALYs. Furthermore, as smoking prevalence declines, the incidence of smoking-related diseases is expected to decrease, thereby alleviating pressure on the healthcare system and leading to a reduction in HSCs.</w:t>
            </w:r>
          </w:p>
          <w:p w14:paraId="28675466" w14:textId="77777777" w:rsidR="00371532" w:rsidRDefault="00371532" w:rsidP="2DE8D462">
            <w:pPr>
              <w:jc w:val="both"/>
              <w:rPr>
                <w:rFonts w:ascii="Times New Roman" w:eastAsia="Times New Roman" w:hAnsi="Times New Roman" w:cs="Times New Roman"/>
              </w:rPr>
            </w:pPr>
          </w:p>
          <w:p w14:paraId="2C6411C5" w14:textId="1ECBA821" w:rsidR="00371532" w:rsidRDefault="00371532" w:rsidP="2DE8D462">
            <w:pPr>
              <w:jc w:val="both"/>
              <w:rPr>
                <w:rFonts w:ascii="Times New Roman" w:eastAsia="Times New Roman" w:hAnsi="Times New Roman" w:cs="Times New Roman"/>
              </w:rPr>
            </w:pPr>
            <w:r>
              <w:rPr>
                <w:rFonts w:ascii="Times New Roman" w:eastAsia="Times New Roman" w:hAnsi="Times New Roman" w:cs="Times New Roman"/>
              </w:rPr>
              <w:t xml:space="preserve">All interventions that have a non-zero value </w:t>
            </w:r>
            <w:r w:rsidR="000A47D8">
              <w:rPr>
                <w:rFonts w:ascii="Times New Roman" w:eastAsia="Times New Roman" w:hAnsi="Times New Roman" w:cs="Times New Roman"/>
              </w:rPr>
              <w:t>for this feature involve some form of annual tax increase. The value in this input feature indicates the percentage increase in tax every year, with the assumption that the increase in tax is constant in the 14</w:t>
            </w:r>
            <w:r w:rsidR="00965CB0">
              <w:rPr>
                <w:rFonts w:ascii="Times New Roman" w:eastAsia="Times New Roman" w:hAnsi="Times New Roman" w:cs="Times New Roman"/>
              </w:rPr>
              <w:t xml:space="preserve">-year period from 2011 – 2025, which is the time period for all relevant interventions in the BODE3 HILT. </w:t>
            </w:r>
          </w:p>
        </w:tc>
      </w:tr>
      <w:tr w:rsidR="2DE8D462" w14:paraId="0351E91D" w14:textId="77777777" w:rsidTr="2DE8D462">
        <w:trPr>
          <w:trHeight w:val="300"/>
        </w:trPr>
        <w:tc>
          <w:tcPr>
            <w:tcW w:w="2970" w:type="dxa"/>
            <w:tcMar>
              <w:left w:w="105" w:type="dxa"/>
              <w:right w:w="105" w:type="dxa"/>
            </w:tcMar>
          </w:tcPr>
          <w:p w14:paraId="74465C95" w14:textId="2F4D68CD" w:rsidR="2DE8D462" w:rsidRDefault="2DE8D462" w:rsidP="2DE8D462">
            <w:pPr>
              <w:jc w:val="both"/>
              <w:rPr>
                <w:rFonts w:ascii="Times New Roman" w:eastAsia="Times New Roman" w:hAnsi="Times New Roman" w:cs="Times New Roman"/>
              </w:rPr>
            </w:pPr>
            <w:proofErr w:type="spellStart"/>
            <w:r w:rsidRPr="2DE8D462">
              <w:rPr>
                <w:rFonts w:ascii="Times New Roman" w:eastAsia="Times New Roman" w:hAnsi="Times New Roman" w:cs="Times New Roman"/>
              </w:rPr>
              <w:t>outlet_reduction</w:t>
            </w:r>
            <w:proofErr w:type="spellEnd"/>
          </w:p>
        </w:tc>
        <w:tc>
          <w:tcPr>
            <w:tcW w:w="6030" w:type="dxa"/>
            <w:tcMar>
              <w:left w:w="105" w:type="dxa"/>
              <w:right w:w="105" w:type="dxa"/>
            </w:tcMar>
          </w:tcPr>
          <w:p w14:paraId="09E2EE93" w14:textId="19D77C1F" w:rsidR="2DE8D462" w:rsidRDefault="2DE8D462" w:rsidP="2DE8D462">
            <w:pPr>
              <w:jc w:val="both"/>
              <w:rPr>
                <w:rFonts w:ascii="Times New Roman" w:eastAsia="Times New Roman" w:hAnsi="Times New Roman" w:cs="Times New Roman"/>
              </w:rPr>
            </w:pPr>
            <w:r w:rsidRPr="2DE8D462">
              <w:rPr>
                <w:rFonts w:ascii="Times New Roman" w:eastAsia="Times New Roman" w:hAnsi="Times New Roman" w:cs="Times New Roman"/>
                <w:b/>
                <w:bCs/>
              </w:rPr>
              <w:t>Percentage of Outlet Reduction</w:t>
            </w:r>
          </w:p>
          <w:p w14:paraId="4794DAC8" w14:textId="3A9848BE" w:rsidR="2DE8D462" w:rsidRDefault="2DE8D462" w:rsidP="2DE8D462">
            <w:pPr>
              <w:jc w:val="both"/>
              <w:rPr>
                <w:rFonts w:ascii="Times New Roman" w:eastAsia="Times New Roman" w:hAnsi="Times New Roman" w:cs="Times New Roman"/>
              </w:rPr>
            </w:pPr>
          </w:p>
          <w:p w14:paraId="74967EC5" w14:textId="765F94A0" w:rsidR="2DE8D462" w:rsidRDefault="2DE8D462" w:rsidP="2DE8D462">
            <w:pPr>
              <w:jc w:val="both"/>
              <w:rPr>
                <w:rFonts w:ascii="Times New Roman" w:eastAsia="Times New Roman" w:hAnsi="Times New Roman" w:cs="Times New Roman"/>
              </w:rPr>
            </w:pPr>
            <w:r w:rsidRPr="2DE8D462">
              <w:rPr>
                <w:rFonts w:ascii="Times New Roman" w:eastAsia="Times New Roman" w:hAnsi="Times New Roman" w:cs="Times New Roman"/>
              </w:rPr>
              <w:t xml:space="preserve">Other interventions involve decreasing the number of outlets that can legally retail tobacco products. By limiting the number of retail outlets, the intent is to inconvenience smokers, which is expected to deter consumption, therefore improving QALYs and decreasing HSCs. </w:t>
            </w:r>
          </w:p>
        </w:tc>
      </w:tr>
      <w:tr w:rsidR="2DE8D462" w14:paraId="3393D8A3" w14:textId="77777777" w:rsidTr="2DE8D462">
        <w:trPr>
          <w:trHeight w:val="300"/>
        </w:trPr>
        <w:tc>
          <w:tcPr>
            <w:tcW w:w="2970" w:type="dxa"/>
            <w:tcMar>
              <w:left w:w="105" w:type="dxa"/>
              <w:right w:w="105" w:type="dxa"/>
            </w:tcMar>
          </w:tcPr>
          <w:p w14:paraId="3EEFA3BA" w14:textId="2D5F3E82" w:rsidR="2DE8D462" w:rsidRDefault="2DE8D462" w:rsidP="2DE8D462">
            <w:pPr>
              <w:jc w:val="both"/>
              <w:rPr>
                <w:rFonts w:ascii="Times New Roman" w:eastAsia="Times New Roman" w:hAnsi="Times New Roman" w:cs="Times New Roman"/>
              </w:rPr>
            </w:pPr>
            <w:proofErr w:type="spellStart"/>
            <w:r w:rsidRPr="2DE8D462">
              <w:rPr>
                <w:rFonts w:ascii="Times New Roman" w:eastAsia="Times New Roman" w:hAnsi="Times New Roman" w:cs="Times New Roman"/>
              </w:rPr>
              <w:t>dec_smoking_prevalence</w:t>
            </w:r>
            <w:proofErr w:type="spellEnd"/>
          </w:p>
        </w:tc>
        <w:tc>
          <w:tcPr>
            <w:tcW w:w="6030" w:type="dxa"/>
            <w:tcMar>
              <w:left w:w="105" w:type="dxa"/>
              <w:right w:w="105" w:type="dxa"/>
            </w:tcMar>
          </w:tcPr>
          <w:p w14:paraId="1E6C3B29" w14:textId="5562C6F7" w:rsidR="2DE8D462" w:rsidRDefault="2DE8D462" w:rsidP="2DE8D462">
            <w:pPr>
              <w:jc w:val="both"/>
              <w:rPr>
                <w:rFonts w:ascii="Times New Roman" w:eastAsia="Times New Roman" w:hAnsi="Times New Roman" w:cs="Times New Roman"/>
              </w:rPr>
            </w:pPr>
            <w:r w:rsidRPr="2DE8D462">
              <w:rPr>
                <w:rFonts w:ascii="Times New Roman" w:eastAsia="Times New Roman" w:hAnsi="Times New Roman" w:cs="Times New Roman"/>
                <w:b/>
                <w:bCs/>
              </w:rPr>
              <w:t>Decrease in Smoking Prevalence</w:t>
            </w:r>
          </w:p>
          <w:p w14:paraId="6F8645B6" w14:textId="30CB625C" w:rsidR="2DE8D462" w:rsidRDefault="2DE8D462" w:rsidP="2DE8D462">
            <w:pPr>
              <w:jc w:val="both"/>
              <w:rPr>
                <w:rFonts w:ascii="Times New Roman" w:eastAsia="Times New Roman" w:hAnsi="Times New Roman" w:cs="Times New Roman"/>
              </w:rPr>
            </w:pPr>
          </w:p>
          <w:p w14:paraId="5A72E635" w14:textId="2A36EE6D" w:rsidR="1700C071" w:rsidRDefault="1700C071" w:rsidP="2DE8D462">
            <w:pPr>
              <w:jc w:val="both"/>
              <w:rPr>
                <w:rFonts w:ascii="Times New Roman" w:eastAsia="Times New Roman" w:hAnsi="Times New Roman" w:cs="Times New Roman"/>
              </w:rPr>
            </w:pPr>
            <w:r w:rsidRPr="2DE8D462">
              <w:rPr>
                <w:rFonts w:ascii="Times New Roman" w:eastAsia="Times New Roman" w:hAnsi="Times New Roman" w:cs="Times New Roman"/>
              </w:rPr>
              <w:t xml:space="preserve">Health interventions are aimed at decreasing the smoking prevalence of the population. A </w:t>
            </w:r>
            <w:r w:rsidR="31AAF583" w:rsidRPr="2DE8D462">
              <w:rPr>
                <w:rFonts w:ascii="Times New Roman" w:eastAsia="Times New Roman" w:hAnsi="Times New Roman" w:cs="Times New Roman"/>
              </w:rPr>
              <w:t>trickle-down</w:t>
            </w:r>
            <w:r w:rsidRPr="2DE8D462">
              <w:rPr>
                <w:rFonts w:ascii="Times New Roman" w:eastAsia="Times New Roman" w:hAnsi="Times New Roman" w:cs="Times New Roman"/>
              </w:rPr>
              <w:t xml:space="preserve"> effect of that would be the increase in QALYs and health system cost savings on the government. As such, research papers in the BODE3 HILT all contain the estimated </w:t>
            </w:r>
            <w:r w:rsidR="0A894CAE" w:rsidRPr="2DE8D462">
              <w:rPr>
                <w:rFonts w:ascii="Times New Roman" w:eastAsia="Times New Roman" w:hAnsi="Times New Roman" w:cs="Times New Roman"/>
              </w:rPr>
              <w:t xml:space="preserve">effect on smoking prevalence </w:t>
            </w:r>
            <w:r w:rsidR="6160BB38" w:rsidRPr="2DE8D462">
              <w:rPr>
                <w:rFonts w:ascii="Times New Roman" w:eastAsia="Times New Roman" w:hAnsi="Times New Roman" w:cs="Times New Roman"/>
              </w:rPr>
              <w:t>because of</w:t>
            </w:r>
            <w:r w:rsidR="0A894CAE" w:rsidRPr="2DE8D462">
              <w:rPr>
                <w:rFonts w:ascii="Times New Roman" w:eastAsia="Times New Roman" w:hAnsi="Times New Roman" w:cs="Times New Roman"/>
              </w:rPr>
              <w:t xml:space="preserve"> a health intervention. </w:t>
            </w:r>
          </w:p>
        </w:tc>
      </w:tr>
      <w:tr w:rsidR="2DE8D462" w14:paraId="3536880C" w14:textId="77777777" w:rsidTr="2DE8D462">
        <w:trPr>
          <w:trHeight w:val="300"/>
        </w:trPr>
        <w:tc>
          <w:tcPr>
            <w:tcW w:w="2970" w:type="dxa"/>
            <w:tcMar>
              <w:left w:w="105" w:type="dxa"/>
              <w:right w:w="105" w:type="dxa"/>
            </w:tcMar>
          </w:tcPr>
          <w:p w14:paraId="3FDD6C36" w14:textId="143940D0" w:rsidR="2DE8D462" w:rsidRDefault="2DE8D462" w:rsidP="2DE8D462">
            <w:pPr>
              <w:jc w:val="both"/>
              <w:rPr>
                <w:rFonts w:ascii="Times New Roman" w:eastAsia="Times New Roman" w:hAnsi="Times New Roman" w:cs="Times New Roman"/>
              </w:rPr>
            </w:pPr>
            <w:proofErr w:type="spellStart"/>
            <w:r w:rsidRPr="2DE8D462">
              <w:rPr>
                <w:rFonts w:ascii="Times New Roman" w:eastAsia="Times New Roman" w:hAnsi="Times New Roman" w:cs="Times New Roman"/>
              </w:rPr>
              <w:t>dec_tobacco_supply</w:t>
            </w:r>
            <w:proofErr w:type="spellEnd"/>
          </w:p>
        </w:tc>
        <w:tc>
          <w:tcPr>
            <w:tcW w:w="6030" w:type="dxa"/>
            <w:tcMar>
              <w:left w:w="105" w:type="dxa"/>
              <w:right w:w="105" w:type="dxa"/>
            </w:tcMar>
          </w:tcPr>
          <w:p w14:paraId="255C23B8" w14:textId="0A7D10C8" w:rsidR="01349B00" w:rsidRDefault="01349B00" w:rsidP="2DE8D462">
            <w:pPr>
              <w:jc w:val="both"/>
              <w:rPr>
                <w:rFonts w:ascii="Times New Roman" w:eastAsia="Times New Roman" w:hAnsi="Times New Roman" w:cs="Times New Roman"/>
                <w:b/>
                <w:bCs/>
              </w:rPr>
            </w:pPr>
            <w:r w:rsidRPr="2DE8D462">
              <w:rPr>
                <w:rFonts w:ascii="Times New Roman" w:eastAsia="Times New Roman" w:hAnsi="Times New Roman" w:cs="Times New Roman"/>
                <w:b/>
                <w:bCs/>
              </w:rPr>
              <w:t>Decrease in Tobacco Supply</w:t>
            </w:r>
          </w:p>
          <w:p w14:paraId="7876A3D9" w14:textId="72BE4CA6" w:rsidR="2DE8D462" w:rsidRDefault="2DE8D462" w:rsidP="2DE8D462">
            <w:pPr>
              <w:jc w:val="both"/>
              <w:rPr>
                <w:rFonts w:ascii="Times New Roman" w:eastAsia="Times New Roman" w:hAnsi="Times New Roman" w:cs="Times New Roman"/>
                <w:b/>
                <w:bCs/>
              </w:rPr>
            </w:pPr>
          </w:p>
          <w:p w14:paraId="62A64729" w14:textId="1AF96CDE" w:rsidR="01EEC962" w:rsidRDefault="01EEC962" w:rsidP="2DE8D462">
            <w:pPr>
              <w:jc w:val="both"/>
              <w:rPr>
                <w:rFonts w:ascii="Times New Roman" w:eastAsia="Times New Roman" w:hAnsi="Times New Roman" w:cs="Times New Roman"/>
              </w:rPr>
            </w:pPr>
            <w:r w:rsidRPr="2DE8D462">
              <w:rPr>
                <w:rFonts w:ascii="Times New Roman" w:eastAsia="Times New Roman" w:hAnsi="Times New Roman" w:cs="Times New Roman"/>
              </w:rPr>
              <w:t>Decrease in tobacco supply here refers to a decrease of tobacco imports into New Zealand on a national level, as opposed to the “</w:t>
            </w:r>
            <w:proofErr w:type="spellStart"/>
            <w:r w:rsidRPr="2DE8D462">
              <w:rPr>
                <w:rFonts w:ascii="Times New Roman" w:eastAsia="Times New Roman" w:hAnsi="Times New Roman" w:cs="Times New Roman"/>
              </w:rPr>
              <w:t>outlet_reduction</w:t>
            </w:r>
            <w:proofErr w:type="spellEnd"/>
            <w:r w:rsidRPr="2DE8D462">
              <w:rPr>
                <w:rFonts w:ascii="Times New Roman" w:eastAsia="Times New Roman" w:hAnsi="Times New Roman" w:cs="Times New Roman"/>
              </w:rPr>
              <w:t xml:space="preserve">” input parameter which focuses on the number of tobacco retail outlets. </w:t>
            </w:r>
            <w:r w:rsidR="50EDAD31" w:rsidRPr="2DE8D462">
              <w:rPr>
                <w:rFonts w:ascii="Times New Roman" w:eastAsia="Times New Roman" w:hAnsi="Times New Roman" w:cs="Times New Roman"/>
              </w:rPr>
              <w:t xml:space="preserve">A decrease in tobacco supply reduces the smoking rate primarily by making tobacco products less accessible and often more expensive. When supply is restricted, </w:t>
            </w:r>
            <w:r w:rsidR="4FB548DC" w:rsidRPr="2DE8D462">
              <w:rPr>
                <w:rFonts w:ascii="Times New Roman" w:eastAsia="Times New Roman" w:hAnsi="Times New Roman" w:cs="Times New Roman"/>
              </w:rPr>
              <w:t xml:space="preserve">such as by </w:t>
            </w:r>
            <w:r w:rsidR="50EDAD31" w:rsidRPr="2DE8D462">
              <w:rPr>
                <w:rFonts w:ascii="Times New Roman" w:eastAsia="Times New Roman" w:hAnsi="Times New Roman" w:cs="Times New Roman"/>
              </w:rPr>
              <w:t>reducing import quotas, or tightening distribution channels</w:t>
            </w:r>
            <w:r w:rsidR="7DF7559C" w:rsidRPr="2DE8D462">
              <w:rPr>
                <w:rFonts w:ascii="Times New Roman" w:eastAsia="Times New Roman" w:hAnsi="Times New Roman" w:cs="Times New Roman"/>
              </w:rPr>
              <w:t xml:space="preserve">, </w:t>
            </w:r>
            <w:r w:rsidR="50EDAD31" w:rsidRPr="2DE8D462">
              <w:rPr>
                <w:rFonts w:ascii="Times New Roman" w:eastAsia="Times New Roman" w:hAnsi="Times New Roman" w:cs="Times New Roman"/>
              </w:rPr>
              <w:t xml:space="preserve">it becomes more difficult for consumers to purchase tobacco. This can lead to higher </w:t>
            </w:r>
            <w:r w:rsidR="50EDAD31" w:rsidRPr="2DE8D462">
              <w:rPr>
                <w:rFonts w:ascii="Times New Roman" w:eastAsia="Times New Roman" w:hAnsi="Times New Roman" w:cs="Times New Roman"/>
              </w:rPr>
              <w:lastRenderedPageBreak/>
              <w:t xml:space="preserve">prices and reduced convenience, both of which discourage smoking initiation and promote cessation. </w:t>
            </w:r>
            <w:r w:rsidR="11F130DC" w:rsidRPr="2DE8D462">
              <w:rPr>
                <w:rFonts w:ascii="Times New Roman" w:eastAsia="Times New Roman" w:hAnsi="Times New Roman" w:cs="Times New Roman"/>
              </w:rPr>
              <w:t>In interventions such as the sinking lid strategy, the supply of tobacco into New Zealand steadily decreases to 0,</w:t>
            </w:r>
            <w:r w:rsidR="0602504C" w:rsidRPr="2DE8D462">
              <w:rPr>
                <w:rFonts w:ascii="Times New Roman" w:eastAsia="Times New Roman" w:hAnsi="Times New Roman" w:cs="Times New Roman"/>
              </w:rPr>
              <w:t xml:space="preserve"> making it ultimately illegal to purchase any tobacco in New Zealand. </w:t>
            </w:r>
          </w:p>
        </w:tc>
      </w:tr>
      <w:tr w:rsidR="2DE8D462" w14:paraId="3D127877" w14:textId="77777777" w:rsidTr="2DE8D462">
        <w:trPr>
          <w:trHeight w:val="300"/>
        </w:trPr>
        <w:tc>
          <w:tcPr>
            <w:tcW w:w="2970" w:type="dxa"/>
            <w:tcMar>
              <w:left w:w="105" w:type="dxa"/>
              <w:right w:w="105" w:type="dxa"/>
            </w:tcMar>
          </w:tcPr>
          <w:p w14:paraId="74B052EE" w14:textId="5CB493FA" w:rsidR="2DE8D462" w:rsidRDefault="2DE8D462" w:rsidP="2DE8D462">
            <w:pPr>
              <w:jc w:val="both"/>
              <w:rPr>
                <w:rFonts w:ascii="Times New Roman" w:eastAsia="Times New Roman" w:hAnsi="Times New Roman" w:cs="Times New Roman"/>
              </w:rPr>
            </w:pPr>
            <w:proofErr w:type="spellStart"/>
            <w:r w:rsidRPr="2DE8D462">
              <w:rPr>
                <w:rFonts w:ascii="Times New Roman" w:eastAsia="Times New Roman" w:hAnsi="Times New Roman" w:cs="Times New Roman"/>
              </w:rPr>
              <w:lastRenderedPageBreak/>
              <w:t>smoking_uptake</w:t>
            </w:r>
            <w:proofErr w:type="spellEnd"/>
          </w:p>
        </w:tc>
        <w:tc>
          <w:tcPr>
            <w:tcW w:w="6030" w:type="dxa"/>
            <w:tcMar>
              <w:left w:w="105" w:type="dxa"/>
              <w:right w:w="105" w:type="dxa"/>
            </w:tcMar>
          </w:tcPr>
          <w:p w14:paraId="60A07C85" w14:textId="1798932E" w:rsidR="3460A71C" w:rsidRDefault="3460A71C" w:rsidP="2DE8D462">
            <w:pPr>
              <w:jc w:val="both"/>
              <w:rPr>
                <w:rFonts w:ascii="Times New Roman" w:eastAsia="Times New Roman" w:hAnsi="Times New Roman" w:cs="Times New Roman"/>
                <w:b/>
                <w:bCs/>
              </w:rPr>
            </w:pPr>
            <w:r w:rsidRPr="2DE8D462">
              <w:rPr>
                <w:rFonts w:ascii="Times New Roman" w:eastAsia="Times New Roman" w:hAnsi="Times New Roman" w:cs="Times New Roman"/>
                <w:b/>
                <w:bCs/>
              </w:rPr>
              <w:t>Smoking Uptake</w:t>
            </w:r>
          </w:p>
          <w:p w14:paraId="177BC131" w14:textId="517D8B0F" w:rsidR="2DE8D462" w:rsidRDefault="2DE8D462" w:rsidP="2DE8D462">
            <w:pPr>
              <w:jc w:val="both"/>
              <w:rPr>
                <w:rFonts w:ascii="Times New Roman" w:eastAsia="Times New Roman" w:hAnsi="Times New Roman" w:cs="Times New Roman"/>
                <w:b/>
                <w:bCs/>
              </w:rPr>
            </w:pPr>
          </w:p>
          <w:p w14:paraId="6A826F28" w14:textId="2A213F47" w:rsidR="24BA147C" w:rsidRDefault="24BA147C" w:rsidP="2DE8D462">
            <w:pPr>
              <w:jc w:val="both"/>
              <w:rPr>
                <w:rFonts w:ascii="Times New Roman" w:eastAsia="Times New Roman" w:hAnsi="Times New Roman" w:cs="Times New Roman"/>
              </w:rPr>
            </w:pPr>
            <w:r w:rsidRPr="2DE8D462">
              <w:rPr>
                <w:rFonts w:ascii="Times New Roman" w:eastAsia="Times New Roman" w:hAnsi="Times New Roman" w:cs="Times New Roman"/>
              </w:rPr>
              <w:t>Some interventions aim to prevent people—especially youth—from starting to smoke by reducing tobacco’s appeal and accessibility. Measures like raising the legal age, banning advertising, and public education discourage smoking initiation. This leads to fewer tobacco-related illnesses, improving QALYs. Over time, it also reduces demand on healthcare services, lowering</w:t>
            </w:r>
            <w:r w:rsidR="1C0C1829" w:rsidRPr="2DE8D462">
              <w:rPr>
                <w:rFonts w:ascii="Times New Roman" w:eastAsia="Times New Roman" w:hAnsi="Times New Roman" w:cs="Times New Roman"/>
              </w:rPr>
              <w:t xml:space="preserve"> HSCs. </w:t>
            </w:r>
          </w:p>
        </w:tc>
      </w:tr>
      <w:tr w:rsidR="2DE8D462" w14:paraId="2423E958" w14:textId="77777777" w:rsidTr="2DE8D462">
        <w:trPr>
          <w:trHeight w:val="300"/>
        </w:trPr>
        <w:tc>
          <w:tcPr>
            <w:tcW w:w="2970" w:type="dxa"/>
            <w:tcMar>
              <w:left w:w="105" w:type="dxa"/>
              <w:right w:w="105" w:type="dxa"/>
            </w:tcMar>
          </w:tcPr>
          <w:p w14:paraId="49479B17" w14:textId="22F386C7" w:rsidR="2DE8D462" w:rsidRDefault="2DE8D462" w:rsidP="2DE8D462">
            <w:pPr>
              <w:jc w:val="both"/>
              <w:rPr>
                <w:rFonts w:ascii="Times New Roman" w:eastAsia="Times New Roman" w:hAnsi="Times New Roman" w:cs="Times New Roman"/>
              </w:rPr>
            </w:pPr>
            <w:r w:rsidRPr="2DE8D462">
              <w:rPr>
                <w:rFonts w:ascii="Times New Roman" w:eastAsia="Times New Roman" w:hAnsi="Times New Roman" w:cs="Times New Roman"/>
              </w:rPr>
              <w:t>age</w:t>
            </w:r>
          </w:p>
        </w:tc>
        <w:tc>
          <w:tcPr>
            <w:tcW w:w="6030" w:type="dxa"/>
            <w:tcMar>
              <w:left w:w="105" w:type="dxa"/>
              <w:right w:w="105" w:type="dxa"/>
            </w:tcMar>
          </w:tcPr>
          <w:p w14:paraId="65D942B0" w14:textId="1FFCA150" w:rsidR="78963FF1" w:rsidRDefault="78963FF1" w:rsidP="2DE8D462">
            <w:pPr>
              <w:jc w:val="both"/>
              <w:rPr>
                <w:rFonts w:ascii="Times New Roman" w:eastAsia="Times New Roman" w:hAnsi="Times New Roman" w:cs="Times New Roman"/>
                <w:b/>
                <w:bCs/>
              </w:rPr>
            </w:pPr>
            <w:r w:rsidRPr="2DE8D462">
              <w:rPr>
                <w:rFonts w:ascii="Times New Roman" w:eastAsia="Times New Roman" w:hAnsi="Times New Roman" w:cs="Times New Roman"/>
                <w:b/>
                <w:bCs/>
              </w:rPr>
              <w:t>Age</w:t>
            </w:r>
          </w:p>
          <w:p w14:paraId="6C84A4D5" w14:textId="2484EC3F" w:rsidR="2DE8D462" w:rsidRDefault="2DE8D462" w:rsidP="2DE8D462">
            <w:pPr>
              <w:jc w:val="both"/>
              <w:rPr>
                <w:rFonts w:ascii="Times New Roman" w:eastAsia="Times New Roman" w:hAnsi="Times New Roman" w:cs="Times New Roman"/>
              </w:rPr>
            </w:pPr>
          </w:p>
          <w:p w14:paraId="616A882D" w14:textId="4465C294" w:rsidR="0C74D848" w:rsidRDefault="0C74D848" w:rsidP="2DE8D462">
            <w:pPr>
              <w:jc w:val="both"/>
            </w:pPr>
            <w:r w:rsidRPr="2DE8D462">
              <w:rPr>
                <w:rFonts w:ascii="Times New Roman" w:eastAsia="Times New Roman" w:hAnsi="Times New Roman" w:cs="Times New Roman"/>
              </w:rPr>
              <w:t>To facilitate the identification of patterns between age and health outcomes, the samples may be divided into five distinct age groups:</w:t>
            </w:r>
          </w:p>
          <w:p w14:paraId="6FA88563" w14:textId="252A412D" w:rsidR="2DE8D462" w:rsidRDefault="2DE8D462" w:rsidP="2DE8D462">
            <w:pPr>
              <w:jc w:val="both"/>
              <w:rPr>
                <w:rFonts w:ascii="Times New Roman" w:eastAsia="Times New Roman" w:hAnsi="Times New Roman" w:cs="Times New Roman"/>
              </w:rPr>
            </w:pPr>
          </w:p>
          <w:p w14:paraId="3F986FFA" w14:textId="533613D4" w:rsidR="6CA366A6" w:rsidRDefault="6CA366A6" w:rsidP="2DE8D462">
            <w:pPr>
              <w:pStyle w:val="ListParagraph"/>
              <w:numPr>
                <w:ilvl w:val="0"/>
                <w:numId w:val="1"/>
              </w:numPr>
              <w:jc w:val="both"/>
              <w:rPr>
                <w:rFonts w:ascii="Times New Roman" w:eastAsia="Times New Roman" w:hAnsi="Times New Roman" w:cs="Times New Roman"/>
              </w:rPr>
            </w:pPr>
            <w:r w:rsidRPr="2DE8D462">
              <w:rPr>
                <w:rFonts w:ascii="Times New Roman" w:eastAsia="Times New Roman" w:hAnsi="Times New Roman" w:cs="Times New Roman"/>
              </w:rPr>
              <w:t>0 – 14 years old</w:t>
            </w:r>
          </w:p>
          <w:p w14:paraId="15D40FB3" w14:textId="47916B23" w:rsidR="6CA366A6" w:rsidRDefault="6CA366A6" w:rsidP="2DE8D462">
            <w:pPr>
              <w:pStyle w:val="ListParagraph"/>
              <w:numPr>
                <w:ilvl w:val="0"/>
                <w:numId w:val="1"/>
              </w:numPr>
              <w:jc w:val="both"/>
              <w:rPr>
                <w:rFonts w:ascii="Times New Roman" w:eastAsia="Times New Roman" w:hAnsi="Times New Roman" w:cs="Times New Roman"/>
              </w:rPr>
            </w:pPr>
            <w:r w:rsidRPr="2DE8D462">
              <w:rPr>
                <w:rFonts w:ascii="Times New Roman" w:eastAsia="Times New Roman" w:hAnsi="Times New Roman" w:cs="Times New Roman"/>
              </w:rPr>
              <w:t>15 – 24 years old</w:t>
            </w:r>
          </w:p>
          <w:p w14:paraId="02C71ADA" w14:textId="42541B5B" w:rsidR="6CA366A6" w:rsidRDefault="6CA366A6" w:rsidP="2DE8D462">
            <w:pPr>
              <w:pStyle w:val="ListParagraph"/>
              <w:numPr>
                <w:ilvl w:val="0"/>
                <w:numId w:val="1"/>
              </w:numPr>
              <w:jc w:val="both"/>
              <w:rPr>
                <w:rFonts w:ascii="Times New Roman" w:eastAsia="Times New Roman" w:hAnsi="Times New Roman" w:cs="Times New Roman"/>
              </w:rPr>
            </w:pPr>
            <w:r w:rsidRPr="2DE8D462">
              <w:rPr>
                <w:rFonts w:ascii="Times New Roman" w:eastAsia="Times New Roman" w:hAnsi="Times New Roman" w:cs="Times New Roman"/>
              </w:rPr>
              <w:t>25 – 44 years old</w:t>
            </w:r>
          </w:p>
          <w:p w14:paraId="68152B33" w14:textId="76027443" w:rsidR="6CA366A6" w:rsidRDefault="6CA366A6" w:rsidP="2DE8D462">
            <w:pPr>
              <w:pStyle w:val="ListParagraph"/>
              <w:numPr>
                <w:ilvl w:val="0"/>
                <w:numId w:val="1"/>
              </w:numPr>
              <w:jc w:val="both"/>
              <w:rPr>
                <w:rFonts w:ascii="Times New Roman" w:eastAsia="Times New Roman" w:hAnsi="Times New Roman" w:cs="Times New Roman"/>
              </w:rPr>
            </w:pPr>
            <w:r w:rsidRPr="2DE8D462">
              <w:rPr>
                <w:rFonts w:ascii="Times New Roman" w:eastAsia="Times New Roman" w:hAnsi="Times New Roman" w:cs="Times New Roman"/>
              </w:rPr>
              <w:t>45 – 64 years old</w:t>
            </w:r>
          </w:p>
          <w:p w14:paraId="0C1B8622" w14:textId="100B1E68" w:rsidR="6CA366A6" w:rsidRDefault="6CA366A6" w:rsidP="2DE8D462">
            <w:pPr>
              <w:pStyle w:val="ListParagraph"/>
              <w:numPr>
                <w:ilvl w:val="0"/>
                <w:numId w:val="1"/>
              </w:numPr>
              <w:jc w:val="both"/>
              <w:rPr>
                <w:rFonts w:ascii="Times New Roman" w:eastAsia="Times New Roman" w:hAnsi="Times New Roman" w:cs="Times New Roman"/>
              </w:rPr>
            </w:pPr>
            <w:r w:rsidRPr="2DE8D462">
              <w:rPr>
                <w:rFonts w:ascii="Times New Roman" w:eastAsia="Times New Roman" w:hAnsi="Times New Roman" w:cs="Times New Roman"/>
              </w:rPr>
              <w:t>65 years and older</w:t>
            </w:r>
          </w:p>
        </w:tc>
      </w:tr>
      <w:tr w:rsidR="2DE8D462" w14:paraId="5B0D9984" w14:textId="77777777" w:rsidTr="2DE8D462">
        <w:trPr>
          <w:trHeight w:val="300"/>
        </w:trPr>
        <w:tc>
          <w:tcPr>
            <w:tcW w:w="2970" w:type="dxa"/>
            <w:tcMar>
              <w:left w:w="105" w:type="dxa"/>
              <w:right w:w="105" w:type="dxa"/>
            </w:tcMar>
          </w:tcPr>
          <w:p w14:paraId="511DD4DA" w14:textId="7FEDF8B9" w:rsidR="2DE8D462" w:rsidRDefault="2DE8D462" w:rsidP="2DE8D462">
            <w:pPr>
              <w:jc w:val="both"/>
              <w:rPr>
                <w:rFonts w:ascii="Times New Roman" w:eastAsia="Times New Roman" w:hAnsi="Times New Roman" w:cs="Times New Roman"/>
              </w:rPr>
            </w:pPr>
            <w:r w:rsidRPr="2DE8D462">
              <w:rPr>
                <w:rFonts w:ascii="Times New Roman" w:eastAsia="Times New Roman" w:hAnsi="Times New Roman" w:cs="Times New Roman"/>
              </w:rPr>
              <w:t>gender</w:t>
            </w:r>
          </w:p>
        </w:tc>
        <w:tc>
          <w:tcPr>
            <w:tcW w:w="6030" w:type="dxa"/>
            <w:tcMar>
              <w:left w:w="105" w:type="dxa"/>
              <w:right w:w="105" w:type="dxa"/>
            </w:tcMar>
          </w:tcPr>
          <w:p w14:paraId="143AA990" w14:textId="52D7280B" w:rsidR="55A8D072" w:rsidRDefault="55A8D072" w:rsidP="2DE8D462">
            <w:pPr>
              <w:jc w:val="both"/>
              <w:rPr>
                <w:rFonts w:ascii="Times New Roman" w:eastAsia="Times New Roman" w:hAnsi="Times New Roman" w:cs="Times New Roman"/>
                <w:b/>
                <w:bCs/>
              </w:rPr>
            </w:pPr>
            <w:r w:rsidRPr="2DE8D462">
              <w:rPr>
                <w:rFonts w:ascii="Times New Roman" w:eastAsia="Times New Roman" w:hAnsi="Times New Roman" w:cs="Times New Roman"/>
                <w:b/>
                <w:bCs/>
              </w:rPr>
              <w:t>Gender</w:t>
            </w:r>
          </w:p>
          <w:p w14:paraId="58DBB65C" w14:textId="4CD30289" w:rsidR="2DE8D462" w:rsidRDefault="2DE8D462" w:rsidP="2DE8D462">
            <w:pPr>
              <w:jc w:val="both"/>
              <w:rPr>
                <w:rFonts w:ascii="Times New Roman" w:eastAsia="Times New Roman" w:hAnsi="Times New Roman" w:cs="Times New Roman"/>
                <w:b/>
                <w:bCs/>
              </w:rPr>
            </w:pPr>
          </w:p>
          <w:p w14:paraId="184DB4D6" w14:textId="48B2DB27" w:rsidR="21ADD47B" w:rsidRDefault="21ADD47B" w:rsidP="2DE8D462">
            <w:pPr>
              <w:jc w:val="both"/>
              <w:rPr>
                <w:rFonts w:ascii="Times New Roman" w:eastAsia="Times New Roman" w:hAnsi="Times New Roman" w:cs="Times New Roman"/>
              </w:rPr>
            </w:pPr>
            <w:r w:rsidRPr="2DE8D462">
              <w:rPr>
                <w:rFonts w:ascii="Times New Roman" w:eastAsia="Times New Roman" w:hAnsi="Times New Roman" w:cs="Times New Roman"/>
              </w:rPr>
              <w:t xml:space="preserve">The samples also indicate the effect of the intervention on Male and Female. </w:t>
            </w:r>
          </w:p>
        </w:tc>
      </w:tr>
      <w:tr w:rsidR="2DE8D462" w14:paraId="7A4B120A" w14:textId="77777777" w:rsidTr="2DE8D462">
        <w:trPr>
          <w:trHeight w:val="300"/>
        </w:trPr>
        <w:tc>
          <w:tcPr>
            <w:tcW w:w="2970" w:type="dxa"/>
            <w:tcMar>
              <w:left w:w="105" w:type="dxa"/>
              <w:right w:w="105" w:type="dxa"/>
            </w:tcMar>
          </w:tcPr>
          <w:p w14:paraId="794B7648" w14:textId="64522A9B" w:rsidR="2DE8D462" w:rsidRDefault="2DE8D462" w:rsidP="2DE8D462">
            <w:pPr>
              <w:jc w:val="both"/>
              <w:rPr>
                <w:rFonts w:ascii="Times New Roman" w:eastAsia="Times New Roman" w:hAnsi="Times New Roman" w:cs="Times New Roman"/>
              </w:rPr>
            </w:pPr>
            <w:r w:rsidRPr="2DE8D462">
              <w:rPr>
                <w:rFonts w:ascii="Times New Roman" w:eastAsia="Times New Roman" w:hAnsi="Times New Roman" w:cs="Times New Roman"/>
              </w:rPr>
              <w:t>ethnicity</w:t>
            </w:r>
          </w:p>
        </w:tc>
        <w:tc>
          <w:tcPr>
            <w:tcW w:w="6030" w:type="dxa"/>
            <w:tcMar>
              <w:left w:w="105" w:type="dxa"/>
              <w:right w:w="105" w:type="dxa"/>
            </w:tcMar>
          </w:tcPr>
          <w:p w14:paraId="73AC57EB" w14:textId="61FE35B0" w:rsidR="59B8093E" w:rsidRDefault="59B8093E" w:rsidP="2DE8D462">
            <w:pPr>
              <w:jc w:val="both"/>
              <w:rPr>
                <w:rFonts w:ascii="Times New Roman" w:eastAsia="Times New Roman" w:hAnsi="Times New Roman" w:cs="Times New Roman"/>
                <w:b/>
                <w:bCs/>
              </w:rPr>
            </w:pPr>
            <w:r w:rsidRPr="2DE8D462">
              <w:rPr>
                <w:rFonts w:ascii="Times New Roman" w:eastAsia="Times New Roman" w:hAnsi="Times New Roman" w:cs="Times New Roman"/>
                <w:b/>
                <w:bCs/>
              </w:rPr>
              <w:t>Ethnicity</w:t>
            </w:r>
          </w:p>
          <w:p w14:paraId="648D22EA" w14:textId="6EAD2750" w:rsidR="2DE8D462" w:rsidRDefault="2DE8D462" w:rsidP="2DE8D462">
            <w:pPr>
              <w:jc w:val="both"/>
              <w:rPr>
                <w:rFonts w:ascii="Times New Roman" w:eastAsia="Times New Roman" w:hAnsi="Times New Roman" w:cs="Times New Roman"/>
                <w:b/>
                <w:bCs/>
              </w:rPr>
            </w:pPr>
          </w:p>
          <w:p w14:paraId="413B2849" w14:textId="46D8E050" w:rsidR="59B8093E" w:rsidRDefault="59B8093E" w:rsidP="2DE8D462">
            <w:pPr>
              <w:jc w:val="both"/>
              <w:rPr>
                <w:rFonts w:ascii="Times New Roman" w:eastAsia="Times New Roman" w:hAnsi="Times New Roman" w:cs="Times New Roman"/>
              </w:rPr>
            </w:pPr>
            <w:r w:rsidRPr="2DE8D462">
              <w:rPr>
                <w:rFonts w:ascii="Times New Roman" w:eastAsia="Times New Roman" w:hAnsi="Times New Roman" w:cs="Times New Roman"/>
              </w:rPr>
              <w:t>In line with the research aims</w:t>
            </w:r>
            <w:r w:rsidR="3A820E4B" w:rsidRPr="2DE8D462">
              <w:rPr>
                <w:rFonts w:ascii="Times New Roman" w:eastAsia="Times New Roman" w:hAnsi="Times New Roman" w:cs="Times New Roman"/>
              </w:rPr>
              <w:t xml:space="preserve"> of finding the effect of legalising vape on Māori and non-Māori health inequities, </w:t>
            </w:r>
            <w:r w:rsidR="1663B082" w:rsidRPr="2DE8D462">
              <w:rPr>
                <w:rFonts w:ascii="Times New Roman" w:eastAsia="Times New Roman" w:hAnsi="Times New Roman" w:cs="Times New Roman"/>
              </w:rPr>
              <w:t>the samples also indicate if the effect of the intervention on Māori and non-Māori populations.</w:t>
            </w:r>
            <w:r w:rsidRPr="2DE8D462">
              <w:rPr>
                <w:rFonts w:ascii="Times New Roman" w:eastAsia="Times New Roman" w:hAnsi="Times New Roman" w:cs="Times New Roman"/>
              </w:rPr>
              <w:t xml:space="preserve"> </w:t>
            </w:r>
          </w:p>
        </w:tc>
      </w:tr>
    </w:tbl>
    <w:p w14:paraId="3C3ABA66" w14:textId="4AA555B6" w:rsidR="416119E7" w:rsidRDefault="416119E7" w:rsidP="2DE8D462">
      <w:pPr>
        <w:spacing w:after="0" w:line="360" w:lineRule="auto"/>
        <w:jc w:val="both"/>
      </w:pPr>
    </w:p>
    <w:p w14:paraId="57A50C96" w14:textId="27D66C02" w:rsidR="416119E7" w:rsidRDefault="484260AB" w:rsidP="2DE8D462">
      <w:pPr>
        <w:spacing w:after="0" w:line="360" w:lineRule="auto"/>
        <w:ind w:firstLine="720"/>
        <w:jc w:val="both"/>
        <w:rPr>
          <w:rFonts w:ascii="Times New Roman" w:eastAsia="Times New Roman" w:hAnsi="Times New Roman" w:cs="Times New Roman"/>
          <w:color w:val="000000" w:themeColor="text1"/>
          <w:sz w:val="28"/>
          <w:szCs w:val="28"/>
        </w:rPr>
      </w:pPr>
      <w:r w:rsidRPr="2DE8D462">
        <w:rPr>
          <w:rFonts w:ascii="Times New Roman" w:eastAsia="Times New Roman" w:hAnsi="Times New Roman" w:cs="Times New Roman"/>
          <w:color w:val="000000" w:themeColor="text1"/>
          <w:sz w:val="28"/>
          <w:szCs w:val="28"/>
        </w:rPr>
        <w:t xml:space="preserve">In total, there are 10 interventions from the BODE3 HILT that can be parameterised into the input features shown in </w:t>
      </w:r>
      <w:r w:rsidRPr="2DE8D462">
        <w:rPr>
          <w:rFonts w:ascii="Times New Roman" w:eastAsia="Times New Roman" w:hAnsi="Times New Roman" w:cs="Times New Roman"/>
          <w:b/>
          <w:bCs/>
          <w:color w:val="000000" w:themeColor="text1"/>
          <w:sz w:val="28"/>
          <w:szCs w:val="28"/>
        </w:rPr>
        <w:t>Figure 3.1</w:t>
      </w:r>
      <w:r w:rsidRPr="2DE8D462">
        <w:rPr>
          <w:rFonts w:ascii="Times New Roman" w:eastAsia="Times New Roman" w:hAnsi="Times New Roman" w:cs="Times New Roman"/>
          <w:color w:val="000000" w:themeColor="text1"/>
          <w:sz w:val="28"/>
          <w:szCs w:val="28"/>
        </w:rPr>
        <w:t xml:space="preserve">. </w:t>
      </w:r>
      <w:r w:rsidR="2483324E" w:rsidRPr="2DE8D462">
        <w:rPr>
          <w:rFonts w:ascii="Times New Roman" w:eastAsia="Times New Roman" w:hAnsi="Times New Roman" w:cs="Times New Roman"/>
          <w:b/>
          <w:bCs/>
          <w:color w:val="000000" w:themeColor="text1"/>
          <w:sz w:val="28"/>
          <w:szCs w:val="28"/>
        </w:rPr>
        <w:t xml:space="preserve">Figure 3.2 </w:t>
      </w:r>
      <w:r w:rsidR="2483324E" w:rsidRPr="2DE8D462">
        <w:rPr>
          <w:rFonts w:ascii="Times New Roman" w:eastAsia="Times New Roman" w:hAnsi="Times New Roman" w:cs="Times New Roman"/>
          <w:color w:val="000000" w:themeColor="text1"/>
          <w:sz w:val="28"/>
          <w:szCs w:val="28"/>
        </w:rPr>
        <w:t xml:space="preserve">below shows the interventions and how they are parameterised into the input </w:t>
      </w:r>
      <w:r w:rsidR="00CC15DC">
        <w:rPr>
          <w:rFonts w:ascii="Times New Roman" w:eastAsia="Times New Roman" w:hAnsi="Times New Roman" w:cs="Times New Roman"/>
          <w:color w:val="000000" w:themeColor="text1"/>
          <w:sz w:val="28"/>
          <w:szCs w:val="28"/>
        </w:rPr>
        <w:t>features</w:t>
      </w:r>
      <w:r w:rsidR="2483324E" w:rsidRPr="2DE8D462">
        <w:rPr>
          <w:rFonts w:ascii="Times New Roman" w:eastAsia="Times New Roman" w:hAnsi="Times New Roman" w:cs="Times New Roman"/>
          <w:color w:val="000000" w:themeColor="text1"/>
          <w:sz w:val="28"/>
          <w:szCs w:val="28"/>
        </w:rPr>
        <w:t xml:space="preserve">. </w:t>
      </w:r>
    </w:p>
    <w:p w14:paraId="45B926A2" w14:textId="1D704060" w:rsidR="416119E7" w:rsidRDefault="2483324E" w:rsidP="2DE8D462">
      <w:pPr>
        <w:spacing w:after="0" w:line="360" w:lineRule="auto"/>
        <w:jc w:val="center"/>
      </w:pPr>
      <w:r w:rsidRPr="2DE8D462">
        <w:rPr>
          <w:rFonts w:ascii="Times New Roman" w:eastAsia="Times New Roman" w:hAnsi="Times New Roman" w:cs="Times New Roman"/>
          <w:u w:val="single"/>
        </w:rPr>
        <w:t>Figure 3.2: Intervention Parameterisation</w:t>
      </w:r>
      <w:r w:rsidR="416119E7">
        <w:tab/>
      </w:r>
    </w:p>
    <w:tbl>
      <w:tblPr>
        <w:tblStyle w:val="TableGrid"/>
        <w:tblW w:w="0" w:type="auto"/>
        <w:tblLook w:val="04A0" w:firstRow="1" w:lastRow="0" w:firstColumn="1" w:lastColumn="0" w:noHBand="0" w:noVBand="1"/>
      </w:tblPr>
      <w:tblGrid>
        <w:gridCol w:w="706"/>
        <w:gridCol w:w="1978"/>
        <w:gridCol w:w="2686"/>
        <w:gridCol w:w="3646"/>
      </w:tblGrid>
      <w:tr w:rsidR="0002438E" w14:paraId="0C9A9B69" w14:textId="77777777" w:rsidTr="0002438E">
        <w:tc>
          <w:tcPr>
            <w:tcW w:w="706" w:type="dxa"/>
          </w:tcPr>
          <w:p w14:paraId="3D5B8C64" w14:textId="1E29E3FE" w:rsidR="0002438E" w:rsidRPr="00F71A11" w:rsidRDefault="0002438E" w:rsidP="00F71A11">
            <w:pPr>
              <w:jc w:val="bot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S/N</w:t>
            </w:r>
          </w:p>
        </w:tc>
        <w:tc>
          <w:tcPr>
            <w:tcW w:w="1978" w:type="dxa"/>
          </w:tcPr>
          <w:p w14:paraId="6BE02E61" w14:textId="1E80D67B" w:rsidR="0002438E" w:rsidRPr="00F71A11" w:rsidRDefault="0002438E" w:rsidP="00F71A11">
            <w:pPr>
              <w:jc w:val="bot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Intervention</w:t>
            </w:r>
          </w:p>
        </w:tc>
        <w:tc>
          <w:tcPr>
            <w:tcW w:w="2686" w:type="dxa"/>
          </w:tcPr>
          <w:p w14:paraId="534BE45F" w14:textId="6B5294C0" w:rsidR="0002438E" w:rsidRDefault="0002438E" w:rsidP="00F71A11">
            <w:pPr>
              <w:jc w:val="bot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Explanation</w:t>
            </w:r>
          </w:p>
        </w:tc>
        <w:tc>
          <w:tcPr>
            <w:tcW w:w="3646" w:type="dxa"/>
          </w:tcPr>
          <w:p w14:paraId="12601F39" w14:textId="49516992" w:rsidR="0002438E" w:rsidRPr="00F71A11" w:rsidRDefault="0002438E" w:rsidP="00F71A11">
            <w:pPr>
              <w:jc w:val="bot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Parameterisation</w:t>
            </w:r>
          </w:p>
        </w:tc>
      </w:tr>
      <w:tr w:rsidR="0002438E" w14:paraId="7A31207C" w14:textId="77777777" w:rsidTr="0002438E">
        <w:tc>
          <w:tcPr>
            <w:tcW w:w="706" w:type="dxa"/>
          </w:tcPr>
          <w:p w14:paraId="34877078" w14:textId="3C1B443F" w:rsidR="0002438E" w:rsidRPr="00F71A11" w:rsidRDefault="0002438E" w:rsidP="00F71A11">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1978" w:type="dxa"/>
          </w:tcPr>
          <w:p w14:paraId="2248CC7C" w14:textId="5655ED5F" w:rsidR="0002438E" w:rsidRPr="00F71A11" w:rsidRDefault="0002438E" w:rsidP="00F71A11">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Ongoing Tobacco Tax Increase</w:t>
            </w:r>
          </w:p>
        </w:tc>
        <w:tc>
          <w:tcPr>
            <w:tcW w:w="2686" w:type="dxa"/>
          </w:tcPr>
          <w:p w14:paraId="3AAC1688" w14:textId="02C1B086" w:rsidR="0002438E" w:rsidRPr="00F71A11" w:rsidRDefault="00C15CC1" w:rsidP="00F71A11">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This intervention refers to a </w:t>
            </w:r>
            <w:r w:rsidR="00ED3638">
              <w:rPr>
                <w:rFonts w:ascii="Times New Roman" w:eastAsia="Times New Roman" w:hAnsi="Times New Roman" w:cs="Times New Roman"/>
                <w:color w:val="000000" w:themeColor="text1"/>
              </w:rPr>
              <w:t xml:space="preserve">10% annual tobacco tax increase in a </w:t>
            </w:r>
            <w:r w:rsidR="00E94241">
              <w:rPr>
                <w:rFonts w:ascii="Times New Roman" w:eastAsia="Times New Roman" w:hAnsi="Times New Roman" w:cs="Times New Roman"/>
                <w:color w:val="000000" w:themeColor="text1"/>
              </w:rPr>
              <w:t>14-year</w:t>
            </w:r>
            <w:r w:rsidR="00ED3638">
              <w:rPr>
                <w:rFonts w:ascii="Times New Roman" w:eastAsia="Times New Roman" w:hAnsi="Times New Roman" w:cs="Times New Roman"/>
                <w:color w:val="000000" w:themeColor="text1"/>
              </w:rPr>
              <w:t xml:space="preserve"> period (from 2011 – 2025)</w:t>
            </w:r>
            <w:r w:rsidR="007D75D0">
              <w:rPr>
                <w:rFonts w:ascii="Times New Roman" w:eastAsia="Times New Roman" w:hAnsi="Times New Roman" w:cs="Times New Roman"/>
                <w:color w:val="000000" w:themeColor="text1"/>
              </w:rPr>
              <w:t xml:space="preserve">. </w:t>
            </w:r>
          </w:p>
        </w:tc>
        <w:tc>
          <w:tcPr>
            <w:tcW w:w="3646" w:type="dxa"/>
          </w:tcPr>
          <w:p w14:paraId="29E4D5E0" w14:textId="77777777" w:rsidR="0002438E" w:rsidRDefault="007D75D0" w:rsidP="00F71A11">
            <w:pPr>
              <w:jc w:val="both"/>
              <w:rPr>
                <w:rFonts w:ascii="Times New Roman" w:eastAsia="Times New Roman" w:hAnsi="Times New Roman" w:cs="Times New Roman"/>
                <w:color w:val="000000" w:themeColor="text1"/>
                <w:u w:val="single"/>
              </w:rPr>
            </w:pPr>
            <w:proofErr w:type="spellStart"/>
            <w:r>
              <w:rPr>
                <w:rFonts w:ascii="Times New Roman" w:eastAsia="Times New Roman" w:hAnsi="Times New Roman" w:cs="Times New Roman"/>
                <w:color w:val="000000" w:themeColor="text1"/>
                <w:u w:val="single"/>
              </w:rPr>
              <w:t>tax_increase</w:t>
            </w:r>
            <w:proofErr w:type="spellEnd"/>
          </w:p>
          <w:p w14:paraId="1B989B81" w14:textId="77777777" w:rsidR="007D75D0" w:rsidRDefault="007D75D0" w:rsidP="00F71A11">
            <w:pPr>
              <w:jc w:val="both"/>
              <w:rPr>
                <w:rFonts w:ascii="Times New Roman" w:eastAsia="Times New Roman" w:hAnsi="Times New Roman" w:cs="Times New Roman"/>
                <w:color w:val="000000" w:themeColor="text1"/>
                <w:u w:val="single"/>
              </w:rPr>
            </w:pPr>
          </w:p>
          <w:p w14:paraId="5DD97382" w14:textId="2D62B2B3" w:rsidR="007D75D0" w:rsidRPr="007D75D0" w:rsidRDefault="007D75D0" w:rsidP="00F71A11">
            <w:pPr>
              <w:jc w:val="both"/>
              <w:rPr>
                <w:rFonts w:ascii="Times New Roman" w:eastAsia="Times New Roman" w:hAnsi="Times New Roman" w:cs="Times New Roman"/>
                <w:color w:val="000000" w:themeColor="text1"/>
                <w:u w:val="single"/>
              </w:rPr>
            </w:pPr>
          </w:p>
        </w:tc>
      </w:tr>
      <w:tr w:rsidR="0002438E" w14:paraId="47AC6BC4" w14:textId="77777777" w:rsidTr="0002438E">
        <w:tc>
          <w:tcPr>
            <w:tcW w:w="706" w:type="dxa"/>
          </w:tcPr>
          <w:p w14:paraId="121FD12B" w14:textId="7D16047E" w:rsidR="0002438E" w:rsidRPr="00F71A11" w:rsidRDefault="0002438E" w:rsidP="00F71A11">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2</w:t>
            </w:r>
          </w:p>
        </w:tc>
        <w:tc>
          <w:tcPr>
            <w:tcW w:w="1978" w:type="dxa"/>
          </w:tcPr>
          <w:p w14:paraId="49B82238" w14:textId="0F6ADFFE" w:rsidR="0002438E" w:rsidRPr="00F71A11" w:rsidRDefault="0002438E" w:rsidP="00F71A11">
            <w:pPr>
              <w:jc w:val="both"/>
              <w:rPr>
                <w:rFonts w:ascii="Times New Roman" w:eastAsia="Times New Roman" w:hAnsi="Times New Roman" w:cs="Times New Roman"/>
                <w:color w:val="000000" w:themeColor="text1"/>
              </w:rPr>
            </w:pPr>
          </w:p>
        </w:tc>
        <w:tc>
          <w:tcPr>
            <w:tcW w:w="2686" w:type="dxa"/>
          </w:tcPr>
          <w:p w14:paraId="1FAA24AC" w14:textId="77777777" w:rsidR="0002438E" w:rsidRPr="00F71A11" w:rsidRDefault="0002438E" w:rsidP="00F71A11">
            <w:pPr>
              <w:jc w:val="both"/>
              <w:rPr>
                <w:rFonts w:ascii="Times New Roman" w:eastAsia="Times New Roman" w:hAnsi="Times New Roman" w:cs="Times New Roman"/>
                <w:color w:val="000000" w:themeColor="text1"/>
              </w:rPr>
            </w:pPr>
          </w:p>
        </w:tc>
        <w:tc>
          <w:tcPr>
            <w:tcW w:w="3646" w:type="dxa"/>
          </w:tcPr>
          <w:p w14:paraId="38058AD9" w14:textId="2A6C8153" w:rsidR="0002438E" w:rsidRPr="00F71A11" w:rsidRDefault="0002438E" w:rsidP="00F71A11">
            <w:pPr>
              <w:jc w:val="both"/>
              <w:rPr>
                <w:rFonts w:ascii="Times New Roman" w:eastAsia="Times New Roman" w:hAnsi="Times New Roman" w:cs="Times New Roman"/>
                <w:color w:val="000000" w:themeColor="text1"/>
              </w:rPr>
            </w:pPr>
          </w:p>
        </w:tc>
      </w:tr>
      <w:tr w:rsidR="0002438E" w14:paraId="06AAB664" w14:textId="77777777" w:rsidTr="0002438E">
        <w:tc>
          <w:tcPr>
            <w:tcW w:w="706" w:type="dxa"/>
          </w:tcPr>
          <w:p w14:paraId="0691C1D1" w14:textId="50B74D49" w:rsidR="0002438E" w:rsidRPr="00F71A11" w:rsidRDefault="0002438E" w:rsidP="00F71A11">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w:t>
            </w:r>
          </w:p>
        </w:tc>
        <w:tc>
          <w:tcPr>
            <w:tcW w:w="1978" w:type="dxa"/>
          </w:tcPr>
          <w:p w14:paraId="3CAF1C3D" w14:textId="1EC1A989" w:rsidR="0002438E" w:rsidRPr="00F71A11" w:rsidRDefault="0002438E" w:rsidP="00F71A11">
            <w:pPr>
              <w:jc w:val="both"/>
              <w:rPr>
                <w:rFonts w:ascii="Times New Roman" w:eastAsia="Times New Roman" w:hAnsi="Times New Roman" w:cs="Times New Roman"/>
                <w:color w:val="000000" w:themeColor="text1"/>
              </w:rPr>
            </w:pPr>
          </w:p>
        </w:tc>
        <w:tc>
          <w:tcPr>
            <w:tcW w:w="2686" w:type="dxa"/>
          </w:tcPr>
          <w:p w14:paraId="513441A0" w14:textId="77777777" w:rsidR="0002438E" w:rsidRPr="00F71A11" w:rsidRDefault="0002438E" w:rsidP="00F71A11">
            <w:pPr>
              <w:jc w:val="both"/>
              <w:rPr>
                <w:rFonts w:ascii="Times New Roman" w:eastAsia="Times New Roman" w:hAnsi="Times New Roman" w:cs="Times New Roman"/>
                <w:color w:val="000000" w:themeColor="text1"/>
              </w:rPr>
            </w:pPr>
          </w:p>
        </w:tc>
        <w:tc>
          <w:tcPr>
            <w:tcW w:w="3646" w:type="dxa"/>
          </w:tcPr>
          <w:p w14:paraId="24DB286D" w14:textId="0812B847" w:rsidR="0002438E" w:rsidRPr="00F71A11" w:rsidRDefault="0002438E" w:rsidP="00F71A11">
            <w:pPr>
              <w:jc w:val="both"/>
              <w:rPr>
                <w:rFonts w:ascii="Times New Roman" w:eastAsia="Times New Roman" w:hAnsi="Times New Roman" w:cs="Times New Roman"/>
                <w:color w:val="000000" w:themeColor="text1"/>
              </w:rPr>
            </w:pPr>
          </w:p>
        </w:tc>
      </w:tr>
      <w:tr w:rsidR="0002438E" w14:paraId="19F5EDF4" w14:textId="77777777" w:rsidTr="0002438E">
        <w:tc>
          <w:tcPr>
            <w:tcW w:w="706" w:type="dxa"/>
          </w:tcPr>
          <w:p w14:paraId="3D8A6071" w14:textId="231CB892" w:rsidR="0002438E" w:rsidRPr="00F71A11" w:rsidRDefault="0002438E" w:rsidP="00F71A11">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w:t>
            </w:r>
          </w:p>
        </w:tc>
        <w:tc>
          <w:tcPr>
            <w:tcW w:w="1978" w:type="dxa"/>
          </w:tcPr>
          <w:p w14:paraId="5E23D72B" w14:textId="09AFEFAC" w:rsidR="0002438E" w:rsidRPr="00F71A11" w:rsidRDefault="0002438E" w:rsidP="00F71A11">
            <w:pPr>
              <w:jc w:val="both"/>
              <w:rPr>
                <w:rFonts w:ascii="Times New Roman" w:eastAsia="Times New Roman" w:hAnsi="Times New Roman" w:cs="Times New Roman"/>
                <w:color w:val="000000" w:themeColor="text1"/>
              </w:rPr>
            </w:pPr>
          </w:p>
        </w:tc>
        <w:tc>
          <w:tcPr>
            <w:tcW w:w="2686" w:type="dxa"/>
          </w:tcPr>
          <w:p w14:paraId="4601C66F" w14:textId="77777777" w:rsidR="0002438E" w:rsidRPr="00F71A11" w:rsidRDefault="0002438E" w:rsidP="00F71A11">
            <w:pPr>
              <w:jc w:val="both"/>
              <w:rPr>
                <w:rFonts w:ascii="Times New Roman" w:eastAsia="Times New Roman" w:hAnsi="Times New Roman" w:cs="Times New Roman"/>
                <w:color w:val="000000" w:themeColor="text1"/>
              </w:rPr>
            </w:pPr>
          </w:p>
        </w:tc>
        <w:tc>
          <w:tcPr>
            <w:tcW w:w="3646" w:type="dxa"/>
          </w:tcPr>
          <w:p w14:paraId="20027958" w14:textId="0B07D1A1" w:rsidR="0002438E" w:rsidRPr="00F71A11" w:rsidRDefault="0002438E" w:rsidP="00F71A11">
            <w:pPr>
              <w:jc w:val="both"/>
              <w:rPr>
                <w:rFonts w:ascii="Times New Roman" w:eastAsia="Times New Roman" w:hAnsi="Times New Roman" w:cs="Times New Roman"/>
                <w:color w:val="000000" w:themeColor="text1"/>
              </w:rPr>
            </w:pPr>
          </w:p>
        </w:tc>
      </w:tr>
      <w:tr w:rsidR="0002438E" w14:paraId="59977005" w14:textId="77777777" w:rsidTr="0002438E">
        <w:tc>
          <w:tcPr>
            <w:tcW w:w="706" w:type="dxa"/>
          </w:tcPr>
          <w:p w14:paraId="684EE502" w14:textId="1FE184B8" w:rsidR="0002438E" w:rsidRPr="00F71A11" w:rsidRDefault="0002438E" w:rsidP="00F71A11">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5</w:t>
            </w:r>
          </w:p>
        </w:tc>
        <w:tc>
          <w:tcPr>
            <w:tcW w:w="1978" w:type="dxa"/>
          </w:tcPr>
          <w:p w14:paraId="0AB659F9" w14:textId="66446120" w:rsidR="0002438E" w:rsidRPr="00F71A11" w:rsidRDefault="0002438E" w:rsidP="00F71A11">
            <w:pPr>
              <w:jc w:val="both"/>
              <w:rPr>
                <w:rFonts w:ascii="Times New Roman" w:eastAsia="Times New Roman" w:hAnsi="Times New Roman" w:cs="Times New Roman"/>
                <w:color w:val="000000" w:themeColor="text1"/>
              </w:rPr>
            </w:pPr>
          </w:p>
        </w:tc>
        <w:tc>
          <w:tcPr>
            <w:tcW w:w="2686" w:type="dxa"/>
          </w:tcPr>
          <w:p w14:paraId="22A3A34A" w14:textId="77777777" w:rsidR="0002438E" w:rsidRPr="00F71A11" w:rsidRDefault="0002438E" w:rsidP="00F71A11">
            <w:pPr>
              <w:jc w:val="both"/>
              <w:rPr>
                <w:rFonts w:ascii="Times New Roman" w:eastAsia="Times New Roman" w:hAnsi="Times New Roman" w:cs="Times New Roman"/>
                <w:color w:val="000000" w:themeColor="text1"/>
              </w:rPr>
            </w:pPr>
          </w:p>
        </w:tc>
        <w:tc>
          <w:tcPr>
            <w:tcW w:w="3646" w:type="dxa"/>
          </w:tcPr>
          <w:p w14:paraId="10A65F01" w14:textId="234ED73A" w:rsidR="0002438E" w:rsidRPr="00F71A11" w:rsidRDefault="0002438E" w:rsidP="00F71A11">
            <w:pPr>
              <w:jc w:val="both"/>
              <w:rPr>
                <w:rFonts w:ascii="Times New Roman" w:eastAsia="Times New Roman" w:hAnsi="Times New Roman" w:cs="Times New Roman"/>
                <w:color w:val="000000" w:themeColor="text1"/>
              </w:rPr>
            </w:pPr>
          </w:p>
        </w:tc>
      </w:tr>
      <w:tr w:rsidR="0002438E" w14:paraId="25FE4E9A" w14:textId="77777777" w:rsidTr="0002438E">
        <w:tc>
          <w:tcPr>
            <w:tcW w:w="706" w:type="dxa"/>
          </w:tcPr>
          <w:p w14:paraId="6976BEB9" w14:textId="54D69BCF" w:rsidR="0002438E" w:rsidRDefault="0002438E" w:rsidP="00F71A11">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6</w:t>
            </w:r>
          </w:p>
        </w:tc>
        <w:tc>
          <w:tcPr>
            <w:tcW w:w="1978" w:type="dxa"/>
          </w:tcPr>
          <w:p w14:paraId="0B7FA5DD" w14:textId="77777777" w:rsidR="0002438E" w:rsidRPr="00F71A11" w:rsidRDefault="0002438E" w:rsidP="00F71A11">
            <w:pPr>
              <w:jc w:val="both"/>
              <w:rPr>
                <w:rFonts w:ascii="Times New Roman" w:eastAsia="Times New Roman" w:hAnsi="Times New Roman" w:cs="Times New Roman"/>
                <w:color w:val="000000" w:themeColor="text1"/>
              </w:rPr>
            </w:pPr>
          </w:p>
        </w:tc>
        <w:tc>
          <w:tcPr>
            <w:tcW w:w="2686" w:type="dxa"/>
          </w:tcPr>
          <w:p w14:paraId="6157CEBF" w14:textId="77777777" w:rsidR="0002438E" w:rsidRPr="00F71A11" w:rsidRDefault="0002438E" w:rsidP="00F71A11">
            <w:pPr>
              <w:jc w:val="both"/>
              <w:rPr>
                <w:rFonts w:ascii="Times New Roman" w:eastAsia="Times New Roman" w:hAnsi="Times New Roman" w:cs="Times New Roman"/>
                <w:color w:val="000000" w:themeColor="text1"/>
              </w:rPr>
            </w:pPr>
          </w:p>
        </w:tc>
        <w:tc>
          <w:tcPr>
            <w:tcW w:w="3646" w:type="dxa"/>
          </w:tcPr>
          <w:p w14:paraId="3B0ABCEB" w14:textId="14998A35" w:rsidR="0002438E" w:rsidRPr="00F71A11" w:rsidRDefault="0002438E" w:rsidP="00F71A11">
            <w:pPr>
              <w:jc w:val="both"/>
              <w:rPr>
                <w:rFonts w:ascii="Times New Roman" w:eastAsia="Times New Roman" w:hAnsi="Times New Roman" w:cs="Times New Roman"/>
                <w:color w:val="000000" w:themeColor="text1"/>
              </w:rPr>
            </w:pPr>
          </w:p>
        </w:tc>
      </w:tr>
      <w:tr w:rsidR="0002438E" w14:paraId="41BB14D4" w14:textId="77777777" w:rsidTr="0002438E">
        <w:tc>
          <w:tcPr>
            <w:tcW w:w="706" w:type="dxa"/>
          </w:tcPr>
          <w:p w14:paraId="281A2B82" w14:textId="4824469D" w:rsidR="0002438E" w:rsidRDefault="0002438E" w:rsidP="00F71A11">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7</w:t>
            </w:r>
          </w:p>
        </w:tc>
        <w:tc>
          <w:tcPr>
            <w:tcW w:w="1978" w:type="dxa"/>
          </w:tcPr>
          <w:p w14:paraId="0F03F199" w14:textId="77777777" w:rsidR="0002438E" w:rsidRPr="00F71A11" w:rsidRDefault="0002438E" w:rsidP="00F71A11">
            <w:pPr>
              <w:jc w:val="both"/>
              <w:rPr>
                <w:rFonts w:ascii="Times New Roman" w:eastAsia="Times New Roman" w:hAnsi="Times New Roman" w:cs="Times New Roman"/>
                <w:color w:val="000000" w:themeColor="text1"/>
              </w:rPr>
            </w:pPr>
          </w:p>
        </w:tc>
        <w:tc>
          <w:tcPr>
            <w:tcW w:w="2686" w:type="dxa"/>
          </w:tcPr>
          <w:p w14:paraId="6C0CDA59" w14:textId="77777777" w:rsidR="0002438E" w:rsidRPr="00F71A11" w:rsidRDefault="0002438E" w:rsidP="00F71A11">
            <w:pPr>
              <w:jc w:val="both"/>
              <w:rPr>
                <w:rFonts w:ascii="Times New Roman" w:eastAsia="Times New Roman" w:hAnsi="Times New Roman" w:cs="Times New Roman"/>
                <w:color w:val="000000" w:themeColor="text1"/>
              </w:rPr>
            </w:pPr>
          </w:p>
        </w:tc>
        <w:tc>
          <w:tcPr>
            <w:tcW w:w="3646" w:type="dxa"/>
          </w:tcPr>
          <w:p w14:paraId="2558261E" w14:textId="412CBAF3" w:rsidR="0002438E" w:rsidRPr="00F71A11" w:rsidRDefault="0002438E" w:rsidP="00F71A11">
            <w:pPr>
              <w:jc w:val="both"/>
              <w:rPr>
                <w:rFonts w:ascii="Times New Roman" w:eastAsia="Times New Roman" w:hAnsi="Times New Roman" w:cs="Times New Roman"/>
                <w:color w:val="000000" w:themeColor="text1"/>
              </w:rPr>
            </w:pPr>
          </w:p>
        </w:tc>
      </w:tr>
      <w:tr w:rsidR="0002438E" w14:paraId="54ABE8CF" w14:textId="77777777" w:rsidTr="0002438E">
        <w:tc>
          <w:tcPr>
            <w:tcW w:w="706" w:type="dxa"/>
          </w:tcPr>
          <w:p w14:paraId="411AF13E" w14:textId="32B5DCE3" w:rsidR="0002438E" w:rsidRDefault="0002438E" w:rsidP="00F71A11">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8</w:t>
            </w:r>
          </w:p>
        </w:tc>
        <w:tc>
          <w:tcPr>
            <w:tcW w:w="1978" w:type="dxa"/>
          </w:tcPr>
          <w:p w14:paraId="41A5A466" w14:textId="77777777" w:rsidR="0002438E" w:rsidRPr="00F71A11" w:rsidRDefault="0002438E" w:rsidP="00F71A11">
            <w:pPr>
              <w:jc w:val="both"/>
              <w:rPr>
                <w:rFonts w:ascii="Times New Roman" w:eastAsia="Times New Roman" w:hAnsi="Times New Roman" w:cs="Times New Roman"/>
                <w:color w:val="000000" w:themeColor="text1"/>
              </w:rPr>
            </w:pPr>
          </w:p>
        </w:tc>
        <w:tc>
          <w:tcPr>
            <w:tcW w:w="2686" w:type="dxa"/>
          </w:tcPr>
          <w:p w14:paraId="588E8F70" w14:textId="77777777" w:rsidR="0002438E" w:rsidRPr="00F71A11" w:rsidRDefault="0002438E" w:rsidP="00F71A11">
            <w:pPr>
              <w:jc w:val="both"/>
              <w:rPr>
                <w:rFonts w:ascii="Times New Roman" w:eastAsia="Times New Roman" w:hAnsi="Times New Roman" w:cs="Times New Roman"/>
                <w:color w:val="000000" w:themeColor="text1"/>
              </w:rPr>
            </w:pPr>
          </w:p>
        </w:tc>
        <w:tc>
          <w:tcPr>
            <w:tcW w:w="3646" w:type="dxa"/>
          </w:tcPr>
          <w:p w14:paraId="0AA0C4D5" w14:textId="1FA358B3" w:rsidR="0002438E" w:rsidRPr="00F71A11" w:rsidRDefault="0002438E" w:rsidP="00F71A11">
            <w:pPr>
              <w:jc w:val="both"/>
              <w:rPr>
                <w:rFonts w:ascii="Times New Roman" w:eastAsia="Times New Roman" w:hAnsi="Times New Roman" w:cs="Times New Roman"/>
                <w:color w:val="000000" w:themeColor="text1"/>
              </w:rPr>
            </w:pPr>
          </w:p>
        </w:tc>
      </w:tr>
      <w:tr w:rsidR="0002438E" w14:paraId="49680FAE" w14:textId="77777777" w:rsidTr="0002438E">
        <w:tc>
          <w:tcPr>
            <w:tcW w:w="706" w:type="dxa"/>
          </w:tcPr>
          <w:p w14:paraId="620F2756" w14:textId="05E7C0DE" w:rsidR="0002438E" w:rsidRDefault="0002438E" w:rsidP="00F71A11">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9</w:t>
            </w:r>
          </w:p>
        </w:tc>
        <w:tc>
          <w:tcPr>
            <w:tcW w:w="1978" w:type="dxa"/>
          </w:tcPr>
          <w:p w14:paraId="7A64FBC9" w14:textId="77777777" w:rsidR="0002438E" w:rsidRPr="00F71A11" w:rsidRDefault="0002438E" w:rsidP="00F71A11">
            <w:pPr>
              <w:jc w:val="both"/>
              <w:rPr>
                <w:rFonts w:ascii="Times New Roman" w:eastAsia="Times New Roman" w:hAnsi="Times New Roman" w:cs="Times New Roman"/>
                <w:color w:val="000000" w:themeColor="text1"/>
              </w:rPr>
            </w:pPr>
          </w:p>
        </w:tc>
        <w:tc>
          <w:tcPr>
            <w:tcW w:w="2686" w:type="dxa"/>
          </w:tcPr>
          <w:p w14:paraId="44307E47" w14:textId="77777777" w:rsidR="0002438E" w:rsidRPr="00F71A11" w:rsidRDefault="0002438E" w:rsidP="00F71A11">
            <w:pPr>
              <w:jc w:val="both"/>
              <w:rPr>
                <w:rFonts w:ascii="Times New Roman" w:eastAsia="Times New Roman" w:hAnsi="Times New Roman" w:cs="Times New Roman"/>
                <w:color w:val="000000" w:themeColor="text1"/>
              </w:rPr>
            </w:pPr>
          </w:p>
        </w:tc>
        <w:tc>
          <w:tcPr>
            <w:tcW w:w="3646" w:type="dxa"/>
          </w:tcPr>
          <w:p w14:paraId="0F1C3D4B" w14:textId="1D7C4A06" w:rsidR="0002438E" w:rsidRPr="00F71A11" w:rsidRDefault="0002438E" w:rsidP="00F71A11">
            <w:pPr>
              <w:jc w:val="both"/>
              <w:rPr>
                <w:rFonts w:ascii="Times New Roman" w:eastAsia="Times New Roman" w:hAnsi="Times New Roman" w:cs="Times New Roman"/>
                <w:color w:val="000000" w:themeColor="text1"/>
              </w:rPr>
            </w:pPr>
          </w:p>
        </w:tc>
      </w:tr>
      <w:tr w:rsidR="0002438E" w14:paraId="641A0249" w14:textId="77777777" w:rsidTr="0002438E">
        <w:tc>
          <w:tcPr>
            <w:tcW w:w="706" w:type="dxa"/>
          </w:tcPr>
          <w:p w14:paraId="382E7136" w14:textId="48B7DBE4" w:rsidR="0002438E" w:rsidRDefault="0002438E" w:rsidP="00F71A11">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10</w:t>
            </w:r>
          </w:p>
        </w:tc>
        <w:tc>
          <w:tcPr>
            <w:tcW w:w="1978" w:type="dxa"/>
          </w:tcPr>
          <w:p w14:paraId="68B9E6C7" w14:textId="77777777" w:rsidR="0002438E" w:rsidRPr="00F71A11" w:rsidRDefault="0002438E" w:rsidP="00F71A11">
            <w:pPr>
              <w:jc w:val="both"/>
              <w:rPr>
                <w:rFonts w:ascii="Times New Roman" w:eastAsia="Times New Roman" w:hAnsi="Times New Roman" w:cs="Times New Roman"/>
                <w:color w:val="000000" w:themeColor="text1"/>
              </w:rPr>
            </w:pPr>
          </w:p>
        </w:tc>
        <w:tc>
          <w:tcPr>
            <w:tcW w:w="2686" w:type="dxa"/>
          </w:tcPr>
          <w:p w14:paraId="3EA74CC5" w14:textId="77777777" w:rsidR="0002438E" w:rsidRPr="00F71A11" w:rsidRDefault="0002438E" w:rsidP="00F71A11">
            <w:pPr>
              <w:jc w:val="both"/>
              <w:rPr>
                <w:rFonts w:ascii="Times New Roman" w:eastAsia="Times New Roman" w:hAnsi="Times New Roman" w:cs="Times New Roman"/>
                <w:color w:val="000000" w:themeColor="text1"/>
              </w:rPr>
            </w:pPr>
          </w:p>
        </w:tc>
        <w:tc>
          <w:tcPr>
            <w:tcW w:w="3646" w:type="dxa"/>
          </w:tcPr>
          <w:p w14:paraId="3ED7490B" w14:textId="4AA1DCFA" w:rsidR="0002438E" w:rsidRPr="00F71A11" w:rsidRDefault="0002438E" w:rsidP="00F71A11">
            <w:pPr>
              <w:jc w:val="both"/>
              <w:rPr>
                <w:rFonts w:ascii="Times New Roman" w:eastAsia="Times New Roman" w:hAnsi="Times New Roman" w:cs="Times New Roman"/>
                <w:color w:val="000000" w:themeColor="text1"/>
              </w:rPr>
            </w:pPr>
          </w:p>
        </w:tc>
      </w:tr>
    </w:tbl>
    <w:p w14:paraId="4DDA2773" w14:textId="77777777" w:rsidR="00F71A11" w:rsidRDefault="00F71A11" w:rsidP="2DE8D462">
      <w:pPr>
        <w:spacing w:after="0" w:line="360" w:lineRule="auto"/>
        <w:jc w:val="center"/>
        <w:rPr>
          <w:rFonts w:ascii="Times New Roman" w:eastAsia="Times New Roman" w:hAnsi="Times New Roman" w:cs="Times New Roman"/>
          <w:color w:val="000000" w:themeColor="text1"/>
          <w:sz w:val="28"/>
          <w:szCs w:val="28"/>
        </w:rPr>
      </w:pPr>
    </w:p>
    <w:p w14:paraId="45964F28" w14:textId="71B05E83" w:rsidR="416119E7" w:rsidRDefault="416119E7" w:rsidP="2DE8D462">
      <w:pPr>
        <w:spacing w:after="0" w:line="360" w:lineRule="auto"/>
        <w:jc w:val="both"/>
        <w:rPr>
          <w:rFonts w:ascii="Times New Roman" w:eastAsia="Times New Roman" w:hAnsi="Times New Roman" w:cs="Times New Roman"/>
          <w:color w:val="000000" w:themeColor="text1"/>
          <w:sz w:val="28"/>
          <w:szCs w:val="28"/>
        </w:rPr>
      </w:pPr>
    </w:p>
    <w:p w14:paraId="45B30727" w14:textId="741D6C9C" w:rsidR="416119E7" w:rsidRDefault="225A6FD9" w:rsidP="2DE8D462">
      <w:pPr>
        <w:spacing w:after="0" w:line="360" w:lineRule="auto"/>
        <w:jc w:val="both"/>
        <w:rPr>
          <w:rFonts w:ascii="Times New Roman" w:eastAsia="Times New Roman" w:hAnsi="Times New Roman" w:cs="Times New Roman"/>
          <w:color w:val="000000" w:themeColor="text1"/>
          <w:sz w:val="28"/>
          <w:szCs w:val="28"/>
        </w:rPr>
      </w:pPr>
      <w:r w:rsidRPr="2DE8D462">
        <w:rPr>
          <w:rFonts w:ascii="Times New Roman" w:eastAsia="Times New Roman" w:hAnsi="Times New Roman" w:cs="Times New Roman"/>
          <w:b/>
          <w:bCs/>
          <w:color w:val="000000" w:themeColor="text1"/>
          <w:sz w:val="28"/>
          <w:szCs w:val="28"/>
        </w:rPr>
        <w:t>3.2 Pipeline</w:t>
      </w:r>
    </w:p>
    <w:p w14:paraId="047D1C19" w14:textId="66D94B4C" w:rsidR="416119E7" w:rsidRDefault="225A6FD9" w:rsidP="2DE8D462">
      <w:pPr>
        <w:spacing w:after="0" w:line="360" w:lineRule="auto"/>
        <w:ind w:firstLine="720"/>
        <w:jc w:val="both"/>
        <w:rPr>
          <w:rFonts w:ascii="Times New Roman" w:eastAsia="Times New Roman" w:hAnsi="Times New Roman" w:cs="Times New Roman"/>
          <w:color w:val="000000" w:themeColor="text1"/>
          <w:sz w:val="28"/>
          <w:szCs w:val="28"/>
        </w:rPr>
      </w:pPr>
      <w:r w:rsidRPr="2DE8D462">
        <w:rPr>
          <w:rFonts w:ascii="Times New Roman" w:eastAsia="Times New Roman" w:hAnsi="Times New Roman" w:cs="Times New Roman"/>
          <w:color w:val="000000" w:themeColor="text1"/>
          <w:sz w:val="28"/>
          <w:szCs w:val="28"/>
        </w:rPr>
        <w:t xml:space="preserve">The pipeline starts off with the curation and processing of the dataset, coloured blue in the pipeline image shown in </w:t>
      </w:r>
      <w:r w:rsidRPr="2DE8D462">
        <w:rPr>
          <w:rFonts w:ascii="Times New Roman" w:eastAsia="Times New Roman" w:hAnsi="Times New Roman" w:cs="Times New Roman"/>
          <w:b/>
          <w:bCs/>
          <w:color w:val="000000" w:themeColor="text1"/>
          <w:sz w:val="28"/>
          <w:szCs w:val="28"/>
        </w:rPr>
        <w:t xml:space="preserve">Figure </w:t>
      </w:r>
      <w:r w:rsidR="00D1737C">
        <w:rPr>
          <w:rFonts w:ascii="Times New Roman" w:eastAsia="Times New Roman" w:hAnsi="Times New Roman" w:cs="Times New Roman"/>
          <w:b/>
          <w:bCs/>
          <w:color w:val="000000" w:themeColor="text1"/>
          <w:sz w:val="28"/>
          <w:szCs w:val="28"/>
        </w:rPr>
        <w:t>3.3</w:t>
      </w:r>
      <w:r w:rsidRPr="2DE8D462">
        <w:rPr>
          <w:rFonts w:ascii="Times New Roman" w:eastAsia="Times New Roman" w:hAnsi="Times New Roman" w:cs="Times New Roman"/>
          <w:color w:val="000000" w:themeColor="text1"/>
          <w:sz w:val="28"/>
          <w:szCs w:val="28"/>
        </w:rPr>
        <w:t>. A total of two datasets will be generated. The first dataset comprises the parameterization of various interventions outlined in the BODE3 Health Intervention League Table (HILT) and their respective effects on QALYs and HSCs. This dataset will be used to train, optimise, and test the built models. The dataset is called “</w:t>
      </w:r>
      <w:r w:rsidR="001714B6">
        <w:rPr>
          <w:rFonts w:ascii="Times New Roman" w:eastAsia="Times New Roman" w:hAnsi="Times New Roman" w:cs="Times New Roman"/>
          <w:color w:val="000000" w:themeColor="text1"/>
          <w:sz w:val="28"/>
          <w:szCs w:val="28"/>
        </w:rPr>
        <w:t>Model Building</w:t>
      </w:r>
      <w:r w:rsidRPr="2DE8D462">
        <w:rPr>
          <w:rFonts w:ascii="Times New Roman" w:eastAsia="Times New Roman" w:hAnsi="Times New Roman" w:cs="Times New Roman"/>
          <w:color w:val="000000" w:themeColor="text1"/>
          <w:sz w:val="28"/>
          <w:szCs w:val="28"/>
        </w:rPr>
        <w:t xml:space="preserve"> Dataset” in the pipeline image. The second dataset is called “Vaping Intervention Dataset”. This dataset encapsulates the parameterisation of the intervention involving the legalisation of vaping, mapped onto the input features outlined in </w:t>
      </w:r>
      <w:r w:rsidRPr="2DE8D462">
        <w:rPr>
          <w:rFonts w:ascii="Times New Roman" w:eastAsia="Times New Roman" w:hAnsi="Times New Roman" w:cs="Times New Roman"/>
          <w:b/>
          <w:bCs/>
          <w:color w:val="000000" w:themeColor="text1"/>
          <w:sz w:val="28"/>
          <w:szCs w:val="28"/>
        </w:rPr>
        <w:t>Figure 3.1</w:t>
      </w:r>
      <w:r w:rsidRPr="2DE8D462">
        <w:rPr>
          <w:rFonts w:ascii="Times New Roman" w:eastAsia="Times New Roman" w:hAnsi="Times New Roman" w:cs="Times New Roman"/>
          <w:color w:val="000000" w:themeColor="text1"/>
          <w:sz w:val="28"/>
          <w:szCs w:val="28"/>
        </w:rPr>
        <w:t xml:space="preserve"> above.</w:t>
      </w:r>
    </w:p>
    <w:p w14:paraId="0F357B06" w14:textId="348A17B6" w:rsidR="416119E7" w:rsidRDefault="225A6FD9" w:rsidP="00D1737C">
      <w:pPr>
        <w:spacing w:after="0" w:line="360" w:lineRule="auto"/>
        <w:ind w:firstLine="720"/>
        <w:jc w:val="both"/>
        <w:rPr>
          <w:rFonts w:ascii="Times New Roman" w:eastAsia="Times New Roman" w:hAnsi="Times New Roman" w:cs="Times New Roman"/>
          <w:color w:val="000000" w:themeColor="text1"/>
          <w:sz w:val="28"/>
          <w:szCs w:val="28"/>
        </w:rPr>
      </w:pPr>
      <w:r w:rsidRPr="2DE8D462">
        <w:rPr>
          <w:rFonts w:ascii="Times New Roman" w:eastAsia="Times New Roman" w:hAnsi="Times New Roman" w:cs="Times New Roman"/>
          <w:color w:val="000000" w:themeColor="text1"/>
          <w:sz w:val="28"/>
          <w:szCs w:val="28"/>
        </w:rPr>
        <w:t>The “</w:t>
      </w:r>
      <w:r w:rsidR="001714B6">
        <w:rPr>
          <w:rFonts w:ascii="Times New Roman" w:eastAsia="Times New Roman" w:hAnsi="Times New Roman" w:cs="Times New Roman"/>
          <w:color w:val="000000" w:themeColor="text1"/>
          <w:sz w:val="28"/>
          <w:szCs w:val="28"/>
        </w:rPr>
        <w:t xml:space="preserve">Model Building </w:t>
      </w:r>
      <w:r w:rsidRPr="2DE8D462">
        <w:rPr>
          <w:rFonts w:ascii="Times New Roman" w:eastAsia="Times New Roman" w:hAnsi="Times New Roman" w:cs="Times New Roman"/>
          <w:color w:val="000000" w:themeColor="text1"/>
          <w:sz w:val="28"/>
          <w:szCs w:val="28"/>
        </w:rPr>
        <w:t>Dataset” will then be split into the training set and testing set. Given the limited number of samples in the dataset, the training set will not be further divided into separate training and validation sets. Instead, five-fold cross-validation will be employed to optimize the model's hyperparameters.</w:t>
      </w:r>
    </w:p>
    <w:p w14:paraId="27A70E76" w14:textId="307712DF" w:rsidR="00CC1DFD" w:rsidRDefault="00CC1DF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03A44298" w14:textId="21797F9D" w:rsidR="001714B6" w:rsidRDefault="001714B6">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4D216E98" wp14:editId="30BC7F9A">
            <wp:extent cx="5731510" cy="8107680"/>
            <wp:effectExtent l="0" t="0" r="2540" b="7620"/>
            <wp:docPr id="1017472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72042" name="Picture 101747204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8107680"/>
                    </a:xfrm>
                    <a:prstGeom prst="rect">
                      <a:avLst/>
                    </a:prstGeom>
                  </pic:spPr>
                </pic:pic>
              </a:graphicData>
            </a:graphic>
          </wp:inline>
        </w:drawing>
      </w:r>
    </w:p>
    <w:p w14:paraId="18C4AEC1" w14:textId="77777777" w:rsidR="001714B6" w:rsidRDefault="001714B6">
      <w:pPr>
        <w:rPr>
          <w:rFonts w:ascii="Times New Roman" w:eastAsia="Times New Roman" w:hAnsi="Times New Roman" w:cs="Times New Roman"/>
          <w:sz w:val="28"/>
          <w:szCs w:val="28"/>
        </w:rPr>
      </w:pPr>
    </w:p>
    <w:p w14:paraId="0B9F392C" w14:textId="77777777" w:rsidR="00CC1DFD" w:rsidRPr="00CC1DFD" w:rsidRDefault="00CC1DFD" w:rsidP="00CC1DFD">
      <w:pPr>
        <w:spacing w:after="0" w:line="360" w:lineRule="auto"/>
        <w:jc w:val="both"/>
        <w:rPr>
          <w:rFonts w:ascii="Times New Roman" w:eastAsia="Times New Roman" w:hAnsi="Times New Roman" w:cs="Times New Roman"/>
          <w:sz w:val="28"/>
          <w:szCs w:val="28"/>
        </w:rPr>
      </w:pPr>
      <w:r w:rsidRPr="00CC1DFD">
        <w:rPr>
          <w:rFonts w:ascii="Times New Roman" w:eastAsia="Times New Roman" w:hAnsi="Times New Roman" w:cs="Times New Roman"/>
          <w:b/>
          <w:bCs/>
          <w:sz w:val="28"/>
          <w:szCs w:val="28"/>
        </w:rPr>
        <w:t>Hyperparameters optimized for each model:</w:t>
      </w:r>
    </w:p>
    <w:p w14:paraId="766116C9" w14:textId="77777777" w:rsidR="00CC1DFD" w:rsidRPr="00CC1DFD" w:rsidRDefault="00CC1DFD" w:rsidP="00CC1DFD">
      <w:pPr>
        <w:spacing w:after="0" w:line="360" w:lineRule="auto"/>
        <w:jc w:val="both"/>
        <w:rPr>
          <w:rFonts w:ascii="Times New Roman" w:eastAsia="Times New Roman" w:hAnsi="Times New Roman" w:cs="Times New Roman"/>
          <w:sz w:val="28"/>
          <w:szCs w:val="28"/>
        </w:rPr>
      </w:pPr>
      <w:r w:rsidRPr="00CC1DFD">
        <w:rPr>
          <w:rFonts w:ascii="Times New Roman" w:eastAsia="Times New Roman" w:hAnsi="Times New Roman" w:cs="Times New Roman"/>
          <w:sz w:val="28"/>
          <w:szCs w:val="28"/>
        </w:rPr>
        <w:lastRenderedPageBreak/>
        <w:t>Random Forest without Bootstrapping</w:t>
      </w:r>
    </w:p>
    <w:p w14:paraId="05B41A01" w14:textId="77777777" w:rsidR="00CC1DFD" w:rsidRPr="00CC1DFD" w:rsidRDefault="00CC1DFD" w:rsidP="00CC1DFD">
      <w:pPr>
        <w:numPr>
          <w:ilvl w:val="0"/>
          <w:numId w:val="5"/>
        </w:numPr>
        <w:spacing w:after="0" w:line="360" w:lineRule="auto"/>
        <w:jc w:val="both"/>
        <w:rPr>
          <w:rFonts w:ascii="Times New Roman" w:eastAsia="Times New Roman" w:hAnsi="Times New Roman" w:cs="Times New Roman"/>
          <w:sz w:val="28"/>
          <w:szCs w:val="28"/>
        </w:rPr>
      </w:pPr>
      <w:proofErr w:type="spellStart"/>
      <w:r w:rsidRPr="00CC1DFD">
        <w:rPr>
          <w:rFonts w:ascii="Times New Roman" w:eastAsia="Times New Roman" w:hAnsi="Times New Roman" w:cs="Times New Roman"/>
          <w:sz w:val="28"/>
          <w:szCs w:val="28"/>
        </w:rPr>
        <w:t>n_estimators</w:t>
      </w:r>
      <w:proofErr w:type="spellEnd"/>
    </w:p>
    <w:p w14:paraId="69564AF0" w14:textId="77777777" w:rsidR="00CC1DFD" w:rsidRPr="00CC1DFD" w:rsidRDefault="00CC1DFD" w:rsidP="00CC1DFD">
      <w:pPr>
        <w:numPr>
          <w:ilvl w:val="0"/>
          <w:numId w:val="5"/>
        </w:numPr>
        <w:spacing w:after="0" w:line="360" w:lineRule="auto"/>
        <w:jc w:val="both"/>
        <w:rPr>
          <w:rFonts w:ascii="Times New Roman" w:eastAsia="Times New Roman" w:hAnsi="Times New Roman" w:cs="Times New Roman"/>
          <w:sz w:val="28"/>
          <w:szCs w:val="28"/>
        </w:rPr>
      </w:pPr>
      <w:proofErr w:type="spellStart"/>
      <w:r w:rsidRPr="00CC1DFD">
        <w:rPr>
          <w:rFonts w:ascii="Times New Roman" w:eastAsia="Times New Roman" w:hAnsi="Times New Roman" w:cs="Times New Roman"/>
          <w:sz w:val="28"/>
          <w:szCs w:val="28"/>
        </w:rPr>
        <w:t>max_depth</w:t>
      </w:r>
      <w:proofErr w:type="spellEnd"/>
    </w:p>
    <w:p w14:paraId="2E85CA55" w14:textId="77777777" w:rsidR="00CC1DFD" w:rsidRPr="00CC1DFD" w:rsidRDefault="00CC1DFD" w:rsidP="00CC1DFD">
      <w:pPr>
        <w:numPr>
          <w:ilvl w:val="0"/>
          <w:numId w:val="5"/>
        </w:numPr>
        <w:spacing w:after="0" w:line="360" w:lineRule="auto"/>
        <w:jc w:val="both"/>
        <w:rPr>
          <w:rFonts w:ascii="Times New Roman" w:eastAsia="Times New Roman" w:hAnsi="Times New Roman" w:cs="Times New Roman"/>
          <w:sz w:val="28"/>
          <w:szCs w:val="28"/>
        </w:rPr>
      </w:pPr>
      <w:proofErr w:type="spellStart"/>
      <w:r w:rsidRPr="00CC1DFD">
        <w:rPr>
          <w:rFonts w:ascii="Times New Roman" w:eastAsia="Times New Roman" w:hAnsi="Times New Roman" w:cs="Times New Roman"/>
          <w:sz w:val="28"/>
          <w:szCs w:val="28"/>
        </w:rPr>
        <w:t>min_samples_leaf</w:t>
      </w:r>
      <w:proofErr w:type="spellEnd"/>
    </w:p>
    <w:p w14:paraId="5DAFDCFE" w14:textId="77777777" w:rsidR="00CC1DFD" w:rsidRPr="00CC1DFD" w:rsidRDefault="00CC1DFD" w:rsidP="00CC1DFD">
      <w:pPr>
        <w:spacing w:after="0" w:line="360" w:lineRule="auto"/>
        <w:jc w:val="both"/>
        <w:rPr>
          <w:rFonts w:ascii="Times New Roman" w:eastAsia="Times New Roman" w:hAnsi="Times New Roman" w:cs="Times New Roman"/>
          <w:sz w:val="28"/>
          <w:szCs w:val="28"/>
        </w:rPr>
      </w:pPr>
      <w:r w:rsidRPr="00CC1DFD">
        <w:rPr>
          <w:rFonts w:ascii="Times New Roman" w:eastAsia="Times New Roman" w:hAnsi="Times New Roman" w:cs="Times New Roman"/>
          <w:sz w:val="28"/>
          <w:szCs w:val="28"/>
        </w:rPr>
        <w:t>Random Forest with Bootstrapping</w:t>
      </w:r>
    </w:p>
    <w:p w14:paraId="3EBDEC5E" w14:textId="77777777" w:rsidR="00CC1DFD" w:rsidRPr="00CC1DFD" w:rsidRDefault="00CC1DFD" w:rsidP="00CC1DFD">
      <w:pPr>
        <w:numPr>
          <w:ilvl w:val="0"/>
          <w:numId w:val="6"/>
        </w:numPr>
        <w:spacing w:after="0" w:line="360" w:lineRule="auto"/>
        <w:jc w:val="both"/>
        <w:rPr>
          <w:rFonts w:ascii="Times New Roman" w:eastAsia="Times New Roman" w:hAnsi="Times New Roman" w:cs="Times New Roman"/>
          <w:sz w:val="28"/>
          <w:szCs w:val="28"/>
        </w:rPr>
      </w:pPr>
      <w:proofErr w:type="spellStart"/>
      <w:r w:rsidRPr="00CC1DFD">
        <w:rPr>
          <w:rFonts w:ascii="Times New Roman" w:eastAsia="Times New Roman" w:hAnsi="Times New Roman" w:cs="Times New Roman"/>
          <w:sz w:val="28"/>
          <w:szCs w:val="28"/>
        </w:rPr>
        <w:t>n_estimators</w:t>
      </w:r>
      <w:proofErr w:type="spellEnd"/>
    </w:p>
    <w:p w14:paraId="1721A1CD" w14:textId="77777777" w:rsidR="00CC1DFD" w:rsidRPr="00CC1DFD" w:rsidRDefault="00CC1DFD" w:rsidP="00CC1DFD">
      <w:pPr>
        <w:numPr>
          <w:ilvl w:val="0"/>
          <w:numId w:val="6"/>
        </w:numPr>
        <w:spacing w:after="0" w:line="360" w:lineRule="auto"/>
        <w:jc w:val="both"/>
        <w:rPr>
          <w:rFonts w:ascii="Times New Roman" w:eastAsia="Times New Roman" w:hAnsi="Times New Roman" w:cs="Times New Roman"/>
          <w:sz w:val="28"/>
          <w:szCs w:val="28"/>
        </w:rPr>
      </w:pPr>
      <w:proofErr w:type="spellStart"/>
      <w:r w:rsidRPr="00CC1DFD">
        <w:rPr>
          <w:rFonts w:ascii="Times New Roman" w:eastAsia="Times New Roman" w:hAnsi="Times New Roman" w:cs="Times New Roman"/>
          <w:sz w:val="28"/>
          <w:szCs w:val="28"/>
        </w:rPr>
        <w:t>max_depth</w:t>
      </w:r>
      <w:proofErr w:type="spellEnd"/>
    </w:p>
    <w:p w14:paraId="0048EC2D" w14:textId="77777777" w:rsidR="00CC1DFD" w:rsidRPr="00CC1DFD" w:rsidRDefault="00CC1DFD" w:rsidP="00CC1DFD">
      <w:pPr>
        <w:numPr>
          <w:ilvl w:val="0"/>
          <w:numId w:val="6"/>
        </w:numPr>
        <w:spacing w:after="0" w:line="360" w:lineRule="auto"/>
        <w:jc w:val="both"/>
        <w:rPr>
          <w:rFonts w:ascii="Times New Roman" w:eastAsia="Times New Roman" w:hAnsi="Times New Roman" w:cs="Times New Roman"/>
          <w:sz w:val="28"/>
          <w:szCs w:val="28"/>
        </w:rPr>
      </w:pPr>
      <w:proofErr w:type="spellStart"/>
      <w:r w:rsidRPr="00CC1DFD">
        <w:rPr>
          <w:rFonts w:ascii="Times New Roman" w:eastAsia="Times New Roman" w:hAnsi="Times New Roman" w:cs="Times New Roman"/>
          <w:sz w:val="28"/>
          <w:szCs w:val="28"/>
        </w:rPr>
        <w:t>min_samples_leaf</w:t>
      </w:r>
      <w:proofErr w:type="spellEnd"/>
    </w:p>
    <w:p w14:paraId="08991E64" w14:textId="77777777" w:rsidR="00CC1DFD" w:rsidRPr="00CC1DFD" w:rsidRDefault="00CC1DFD" w:rsidP="00CC1DFD">
      <w:pPr>
        <w:numPr>
          <w:ilvl w:val="0"/>
          <w:numId w:val="6"/>
        </w:numPr>
        <w:spacing w:after="0" w:line="360" w:lineRule="auto"/>
        <w:jc w:val="both"/>
        <w:rPr>
          <w:rFonts w:ascii="Times New Roman" w:eastAsia="Times New Roman" w:hAnsi="Times New Roman" w:cs="Times New Roman"/>
          <w:sz w:val="28"/>
          <w:szCs w:val="28"/>
        </w:rPr>
      </w:pPr>
      <w:proofErr w:type="spellStart"/>
      <w:r w:rsidRPr="00CC1DFD">
        <w:rPr>
          <w:rFonts w:ascii="Times New Roman" w:eastAsia="Times New Roman" w:hAnsi="Times New Roman" w:cs="Times New Roman"/>
          <w:sz w:val="28"/>
          <w:szCs w:val="28"/>
        </w:rPr>
        <w:t>max_samples</w:t>
      </w:r>
      <w:proofErr w:type="spellEnd"/>
    </w:p>
    <w:p w14:paraId="752FA3F7" w14:textId="77777777" w:rsidR="00CC1DFD" w:rsidRPr="00CC1DFD" w:rsidRDefault="00CC1DFD" w:rsidP="00CC1DFD">
      <w:pPr>
        <w:spacing w:after="0" w:line="360" w:lineRule="auto"/>
        <w:jc w:val="both"/>
        <w:rPr>
          <w:rFonts w:ascii="Times New Roman" w:eastAsia="Times New Roman" w:hAnsi="Times New Roman" w:cs="Times New Roman"/>
          <w:sz w:val="28"/>
          <w:szCs w:val="28"/>
        </w:rPr>
      </w:pPr>
      <w:proofErr w:type="spellStart"/>
      <w:r w:rsidRPr="00CC1DFD">
        <w:rPr>
          <w:rFonts w:ascii="Times New Roman" w:eastAsia="Times New Roman" w:hAnsi="Times New Roman" w:cs="Times New Roman"/>
          <w:sz w:val="28"/>
          <w:szCs w:val="28"/>
        </w:rPr>
        <w:t>XGBoost</w:t>
      </w:r>
      <w:proofErr w:type="spellEnd"/>
    </w:p>
    <w:p w14:paraId="3FB22771" w14:textId="77777777" w:rsidR="00CC1DFD" w:rsidRPr="00CC1DFD" w:rsidRDefault="00CC1DFD" w:rsidP="00CC1DFD">
      <w:pPr>
        <w:numPr>
          <w:ilvl w:val="0"/>
          <w:numId w:val="7"/>
        </w:numPr>
        <w:spacing w:after="0" w:line="360" w:lineRule="auto"/>
        <w:jc w:val="both"/>
        <w:rPr>
          <w:rFonts w:ascii="Times New Roman" w:eastAsia="Times New Roman" w:hAnsi="Times New Roman" w:cs="Times New Roman"/>
          <w:sz w:val="28"/>
          <w:szCs w:val="28"/>
        </w:rPr>
      </w:pPr>
      <w:proofErr w:type="spellStart"/>
      <w:r w:rsidRPr="00CC1DFD">
        <w:rPr>
          <w:rFonts w:ascii="Times New Roman" w:eastAsia="Times New Roman" w:hAnsi="Times New Roman" w:cs="Times New Roman"/>
          <w:sz w:val="28"/>
          <w:szCs w:val="28"/>
        </w:rPr>
        <w:t>n_estimators</w:t>
      </w:r>
      <w:proofErr w:type="spellEnd"/>
    </w:p>
    <w:p w14:paraId="309FFA2F" w14:textId="77777777" w:rsidR="00CC1DFD" w:rsidRPr="00CC1DFD" w:rsidRDefault="00CC1DFD" w:rsidP="00CC1DFD">
      <w:pPr>
        <w:numPr>
          <w:ilvl w:val="0"/>
          <w:numId w:val="7"/>
        </w:numPr>
        <w:spacing w:after="0" w:line="360" w:lineRule="auto"/>
        <w:jc w:val="both"/>
        <w:rPr>
          <w:rFonts w:ascii="Times New Roman" w:eastAsia="Times New Roman" w:hAnsi="Times New Roman" w:cs="Times New Roman"/>
          <w:sz w:val="28"/>
          <w:szCs w:val="28"/>
        </w:rPr>
      </w:pPr>
      <w:proofErr w:type="spellStart"/>
      <w:r w:rsidRPr="00CC1DFD">
        <w:rPr>
          <w:rFonts w:ascii="Times New Roman" w:eastAsia="Times New Roman" w:hAnsi="Times New Roman" w:cs="Times New Roman"/>
          <w:sz w:val="28"/>
          <w:szCs w:val="28"/>
        </w:rPr>
        <w:t>max_depth</w:t>
      </w:r>
      <w:proofErr w:type="spellEnd"/>
    </w:p>
    <w:p w14:paraId="044DB8A4" w14:textId="77777777" w:rsidR="00CC1DFD" w:rsidRPr="00CC1DFD" w:rsidRDefault="00CC1DFD" w:rsidP="00CC1DFD">
      <w:pPr>
        <w:numPr>
          <w:ilvl w:val="0"/>
          <w:numId w:val="7"/>
        </w:numPr>
        <w:spacing w:after="0" w:line="360" w:lineRule="auto"/>
        <w:jc w:val="both"/>
        <w:rPr>
          <w:rFonts w:ascii="Times New Roman" w:eastAsia="Times New Roman" w:hAnsi="Times New Roman" w:cs="Times New Roman"/>
          <w:sz w:val="28"/>
          <w:szCs w:val="28"/>
        </w:rPr>
      </w:pPr>
      <w:proofErr w:type="spellStart"/>
      <w:r w:rsidRPr="00CC1DFD">
        <w:rPr>
          <w:rFonts w:ascii="Times New Roman" w:eastAsia="Times New Roman" w:hAnsi="Times New Roman" w:cs="Times New Roman"/>
          <w:sz w:val="28"/>
          <w:szCs w:val="28"/>
        </w:rPr>
        <w:t>min_child_weight</w:t>
      </w:r>
      <w:proofErr w:type="spellEnd"/>
    </w:p>
    <w:p w14:paraId="34B11DB5" w14:textId="77777777" w:rsidR="00CC1DFD" w:rsidRPr="00CC1DFD" w:rsidRDefault="00CC1DFD" w:rsidP="00CC1DFD">
      <w:pPr>
        <w:numPr>
          <w:ilvl w:val="0"/>
          <w:numId w:val="7"/>
        </w:numPr>
        <w:spacing w:after="0" w:line="360" w:lineRule="auto"/>
        <w:jc w:val="both"/>
        <w:rPr>
          <w:rFonts w:ascii="Times New Roman" w:eastAsia="Times New Roman" w:hAnsi="Times New Roman" w:cs="Times New Roman"/>
          <w:sz w:val="28"/>
          <w:szCs w:val="28"/>
        </w:rPr>
      </w:pPr>
      <w:proofErr w:type="spellStart"/>
      <w:r w:rsidRPr="00CC1DFD">
        <w:rPr>
          <w:rFonts w:ascii="Times New Roman" w:eastAsia="Times New Roman" w:hAnsi="Times New Roman" w:cs="Times New Roman"/>
          <w:sz w:val="28"/>
          <w:szCs w:val="28"/>
        </w:rPr>
        <w:t>reg_lambda</w:t>
      </w:r>
      <w:proofErr w:type="spellEnd"/>
    </w:p>
    <w:p w14:paraId="09CD7017" w14:textId="77777777" w:rsidR="00CC1DFD" w:rsidRPr="00CC1DFD" w:rsidRDefault="00CC1DFD" w:rsidP="00CC1DFD">
      <w:pPr>
        <w:numPr>
          <w:ilvl w:val="0"/>
          <w:numId w:val="7"/>
        </w:numPr>
        <w:spacing w:after="0" w:line="360" w:lineRule="auto"/>
        <w:jc w:val="both"/>
        <w:rPr>
          <w:rFonts w:ascii="Times New Roman" w:eastAsia="Times New Roman" w:hAnsi="Times New Roman" w:cs="Times New Roman"/>
          <w:sz w:val="28"/>
          <w:szCs w:val="28"/>
        </w:rPr>
      </w:pPr>
      <w:proofErr w:type="spellStart"/>
      <w:r w:rsidRPr="00CC1DFD">
        <w:rPr>
          <w:rFonts w:ascii="Times New Roman" w:eastAsia="Times New Roman" w:hAnsi="Times New Roman" w:cs="Times New Roman"/>
          <w:sz w:val="28"/>
          <w:szCs w:val="28"/>
        </w:rPr>
        <w:t>reg_alpha</w:t>
      </w:r>
      <w:proofErr w:type="spellEnd"/>
    </w:p>
    <w:p w14:paraId="2951D2D6" w14:textId="77777777" w:rsidR="00CC1DFD" w:rsidRPr="00CC1DFD" w:rsidRDefault="00CC1DFD" w:rsidP="00CC1DFD">
      <w:pPr>
        <w:spacing w:after="0" w:line="360" w:lineRule="auto"/>
        <w:jc w:val="both"/>
        <w:rPr>
          <w:rFonts w:ascii="Times New Roman" w:eastAsia="Times New Roman" w:hAnsi="Times New Roman" w:cs="Times New Roman"/>
          <w:sz w:val="28"/>
          <w:szCs w:val="28"/>
        </w:rPr>
      </w:pPr>
      <w:r w:rsidRPr="00CC1DFD">
        <w:rPr>
          <w:rFonts w:ascii="Times New Roman" w:eastAsia="Times New Roman" w:hAnsi="Times New Roman" w:cs="Times New Roman"/>
          <w:sz w:val="28"/>
          <w:szCs w:val="28"/>
        </w:rPr>
        <w:t>AdaBoost</w:t>
      </w:r>
    </w:p>
    <w:p w14:paraId="43122339" w14:textId="77777777" w:rsidR="00CC1DFD" w:rsidRPr="00CC1DFD" w:rsidRDefault="00CC1DFD" w:rsidP="00CC1DFD">
      <w:pPr>
        <w:numPr>
          <w:ilvl w:val="0"/>
          <w:numId w:val="8"/>
        </w:numPr>
        <w:spacing w:after="0" w:line="360" w:lineRule="auto"/>
        <w:jc w:val="both"/>
        <w:rPr>
          <w:rFonts w:ascii="Times New Roman" w:eastAsia="Times New Roman" w:hAnsi="Times New Roman" w:cs="Times New Roman"/>
          <w:sz w:val="28"/>
          <w:szCs w:val="28"/>
        </w:rPr>
      </w:pPr>
      <w:proofErr w:type="spellStart"/>
      <w:r w:rsidRPr="00CC1DFD">
        <w:rPr>
          <w:rFonts w:ascii="Times New Roman" w:eastAsia="Times New Roman" w:hAnsi="Times New Roman" w:cs="Times New Roman"/>
          <w:sz w:val="28"/>
          <w:szCs w:val="28"/>
        </w:rPr>
        <w:t>n_estimators</w:t>
      </w:r>
      <w:proofErr w:type="spellEnd"/>
    </w:p>
    <w:p w14:paraId="29DE267D" w14:textId="77777777" w:rsidR="00CC1DFD" w:rsidRPr="00CC1DFD" w:rsidRDefault="00CC1DFD" w:rsidP="00CC1DFD">
      <w:pPr>
        <w:numPr>
          <w:ilvl w:val="0"/>
          <w:numId w:val="8"/>
        </w:numPr>
        <w:spacing w:after="0" w:line="360" w:lineRule="auto"/>
        <w:jc w:val="both"/>
        <w:rPr>
          <w:rFonts w:ascii="Times New Roman" w:eastAsia="Times New Roman" w:hAnsi="Times New Roman" w:cs="Times New Roman"/>
          <w:sz w:val="28"/>
          <w:szCs w:val="28"/>
        </w:rPr>
      </w:pPr>
      <w:proofErr w:type="spellStart"/>
      <w:r w:rsidRPr="00CC1DFD">
        <w:rPr>
          <w:rFonts w:ascii="Times New Roman" w:eastAsia="Times New Roman" w:hAnsi="Times New Roman" w:cs="Times New Roman"/>
          <w:sz w:val="28"/>
          <w:szCs w:val="28"/>
        </w:rPr>
        <w:t>learning_rate</w:t>
      </w:r>
      <w:proofErr w:type="spellEnd"/>
    </w:p>
    <w:p w14:paraId="4A7748A6" w14:textId="77777777" w:rsidR="00CC1DFD" w:rsidRPr="00CC1DFD" w:rsidRDefault="00CC1DFD" w:rsidP="00CC1DFD">
      <w:pPr>
        <w:numPr>
          <w:ilvl w:val="0"/>
          <w:numId w:val="8"/>
        </w:numPr>
        <w:spacing w:after="0" w:line="360" w:lineRule="auto"/>
        <w:jc w:val="both"/>
        <w:rPr>
          <w:rFonts w:ascii="Times New Roman" w:eastAsia="Times New Roman" w:hAnsi="Times New Roman" w:cs="Times New Roman"/>
          <w:sz w:val="28"/>
          <w:szCs w:val="28"/>
        </w:rPr>
      </w:pPr>
      <w:r w:rsidRPr="00CC1DFD">
        <w:rPr>
          <w:rFonts w:ascii="Times New Roman" w:eastAsia="Times New Roman" w:hAnsi="Times New Roman" w:cs="Times New Roman"/>
          <w:sz w:val="28"/>
          <w:szCs w:val="28"/>
        </w:rPr>
        <w:t>loss</w:t>
      </w:r>
    </w:p>
    <w:p w14:paraId="5D2AEDD5" w14:textId="77777777" w:rsidR="00CC1DFD" w:rsidRPr="00CC1DFD" w:rsidRDefault="00CC1DFD" w:rsidP="00CC1DFD">
      <w:pPr>
        <w:spacing w:after="0" w:line="360" w:lineRule="auto"/>
        <w:jc w:val="both"/>
        <w:rPr>
          <w:rFonts w:ascii="Times New Roman" w:eastAsia="Times New Roman" w:hAnsi="Times New Roman" w:cs="Times New Roman"/>
          <w:sz w:val="28"/>
          <w:szCs w:val="28"/>
        </w:rPr>
      </w:pPr>
      <w:r w:rsidRPr="00CC1DFD">
        <w:rPr>
          <w:rFonts w:ascii="Times New Roman" w:eastAsia="Times New Roman" w:hAnsi="Times New Roman" w:cs="Times New Roman"/>
          <w:sz w:val="28"/>
          <w:szCs w:val="28"/>
        </w:rPr>
        <w:t>Stacking Ensemble</w:t>
      </w:r>
    </w:p>
    <w:p w14:paraId="52F2E2F0" w14:textId="77777777" w:rsidR="00CC1DFD" w:rsidRPr="00CC1DFD" w:rsidRDefault="00CC1DFD" w:rsidP="00CC1DFD">
      <w:pPr>
        <w:numPr>
          <w:ilvl w:val="0"/>
          <w:numId w:val="9"/>
        </w:numPr>
        <w:spacing w:after="0" w:line="360" w:lineRule="auto"/>
        <w:jc w:val="both"/>
        <w:rPr>
          <w:rFonts w:ascii="Times New Roman" w:eastAsia="Times New Roman" w:hAnsi="Times New Roman" w:cs="Times New Roman"/>
          <w:sz w:val="28"/>
          <w:szCs w:val="28"/>
        </w:rPr>
      </w:pPr>
      <w:r w:rsidRPr="00CC1DFD">
        <w:rPr>
          <w:rFonts w:ascii="Times New Roman" w:eastAsia="Times New Roman" w:hAnsi="Times New Roman" w:cs="Times New Roman"/>
          <w:sz w:val="28"/>
          <w:szCs w:val="28"/>
        </w:rPr>
        <w:t>See Table x</w:t>
      </w:r>
    </w:p>
    <w:p w14:paraId="4AF8F3DE" w14:textId="77777777" w:rsidR="00CC1DFD" w:rsidRPr="00CC1DFD" w:rsidRDefault="00CC1DFD" w:rsidP="00CC1DFD">
      <w:pPr>
        <w:spacing w:after="0" w:line="360" w:lineRule="auto"/>
        <w:jc w:val="both"/>
        <w:rPr>
          <w:rFonts w:ascii="Times New Roman" w:eastAsia="Times New Roman" w:hAnsi="Times New Roman" w:cs="Times New Roman"/>
          <w:sz w:val="28"/>
          <w:szCs w:val="28"/>
        </w:rPr>
      </w:pPr>
      <w:r w:rsidRPr="00CC1DFD">
        <w:rPr>
          <w:rFonts w:ascii="Times New Roman" w:eastAsia="Times New Roman" w:hAnsi="Times New Roman" w:cs="Times New Roman"/>
          <w:b/>
          <w:bCs/>
          <w:sz w:val="28"/>
          <w:szCs w:val="28"/>
        </w:rPr>
        <w:t>Oversampling Techniques Attempted:</w:t>
      </w:r>
    </w:p>
    <w:p w14:paraId="4BB06DF4" w14:textId="77777777" w:rsidR="00CC1DFD" w:rsidRPr="00CC1DFD" w:rsidRDefault="00CC1DFD" w:rsidP="00CC1DFD">
      <w:pPr>
        <w:numPr>
          <w:ilvl w:val="0"/>
          <w:numId w:val="10"/>
        </w:numPr>
        <w:spacing w:after="0" w:line="360" w:lineRule="auto"/>
        <w:jc w:val="both"/>
        <w:rPr>
          <w:rFonts w:ascii="Times New Roman" w:eastAsia="Times New Roman" w:hAnsi="Times New Roman" w:cs="Times New Roman"/>
          <w:sz w:val="28"/>
          <w:szCs w:val="28"/>
        </w:rPr>
      </w:pPr>
      <w:r w:rsidRPr="00CC1DFD">
        <w:rPr>
          <w:rFonts w:ascii="Times New Roman" w:eastAsia="Times New Roman" w:hAnsi="Times New Roman" w:cs="Times New Roman"/>
          <w:sz w:val="28"/>
          <w:szCs w:val="28"/>
        </w:rPr>
        <w:t>Simple Duplicate with Gaussian Noise</w:t>
      </w:r>
    </w:p>
    <w:p w14:paraId="4A770F78" w14:textId="77777777" w:rsidR="00CC1DFD" w:rsidRPr="00CC1DFD" w:rsidRDefault="00CC1DFD" w:rsidP="00CC1DFD">
      <w:pPr>
        <w:numPr>
          <w:ilvl w:val="0"/>
          <w:numId w:val="10"/>
        </w:numPr>
        <w:spacing w:after="0" w:line="360" w:lineRule="auto"/>
        <w:jc w:val="both"/>
        <w:rPr>
          <w:rFonts w:ascii="Times New Roman" w:eastAsia="Times New Roman" w:hAnsi="Times New Roman" w:cs="Times New Roman"/>
          <w:sz w:val="28"/>
          <w:szCs w:val="28"/>
        </w:rPr>
      </w:pPr>
      <w:r w:rsidRPr="00CC1DFD">
        <w:rPr>
          <w:rFonts w:ascii="Times New Roman" w:eastAsia="Times New Roman" w:hAnsi="Times New Roman" w:cs="Times New Roman"/>
          <w:sz w:val="28"/>
          <w:szCs w:val="28"/>
        </w:rPr>
        <w:t>Duplicate with K-Nearest Neighbours</w:t>
      </w:r>
    </w:p>
    <w:p w14:paraId="549942AA" w14:textId="77777777" w:rsidR="00CC1DFD" w:rsidRPr="00CC1DFD" w:rsidRDefault="00CC1DFD" w:rsidP="00CC1DFD">
      <w:pPr>
        <w:numPr>
          <w:ilvl w:val="0"/>
          <w:numId w:val="10"/>
        </w:numPr>
        <w:spacing w:after="0" w:line="360" w:lineRule="auto"/>
        <w:jc w:val="both"/>
        <w:rPr>
          <w:rFonts w:ascii="Times New Roman" w:eastAsia="Times New Roman" w:hAnsi="Times New Roman" w:cs="Times New Roman"/>
          <w:sz w:val="28"/>
          <w:szCs w:val="28"/>
        </w:rPr>
      </w:pPr>
      <w:r w:rsidRPr="00CC1DFD">
        <w:rPr>
          <w:rFonts w:ascii="Times New Roman" w:eastAsia="Times New Roman" w:hAnsi="Times New Roman" w:cs="Times New Roman"/>
          <w:sz w:val="28"/>
          <w:szCs w:val="28"/>
        </w:rPr>
        <w:t>Synthetic Minority Oversampling</w:t>
      </w:r>
    </w:p>
    <w:p w14:paraId="169F45F5" w14:textId="77777777" w:rsidR="00CC1DFD" w:rsidRPr="00CC1DFD" w:rsidRDefault="00CC1DFD" w:rsidP="00CC1DFD">
      <w:pPr>
        <w:spacing w:after="0" w:line="360" w:lineRule="auto"/>
        <w:jc w:val="both"/>
        <w:rPr>
          <w:rFonts w:ascii="Times New Roman" w:eastAsia="Times New Roman" w:hAnsi="Times New Roman" w:cs="Times New Roman"/>
          <w:sz w:val="28"/>
          <w:szCs w:val="28"/>
        </w:rPr>
      </w:pPr>
      <w:r w:rsidRPr="00CC1DFD">
        <w:rPr>
          <w:rFonts w:ascii="Times New Roman" w:eastAsia="Times New Roman" w:hAnsi="Times New Roman" w:cs="Times New Roman"/>
          <w:sz w:val="28"/>
          <w:szCs w:val="28"/>
        </w:rPr>
        <w:t>*Each oversampling technique was attempted with n=50, 100, 200, 300, and 500</w:t>
      </w:r>
    </w:p>
    <w:p w14:paraId="631BC4E2" w14:textId="77777777" w:rsidR="416119E7" w:rsidRDefault="416119E7" w:rsidP="2DE8D462">
      <w:pPr>
        <w:spacing w:after="0" w:line="360" w:lineRule="auto"/>
        <w:jc w:val="both"/>
        <w:rPr>
          <w:rFonts w:ascii="Times New Roman" w:eastAsia="Times New Roman" w:hAnsi="Times New Roman" w:cs="Times New Roman"/>
          <w:sz w:val="28"/>
          <w:szCs w:val="28"/>
        </w:rPr>
      </w:pPr>
    </w:p>
    <w:sectPr w:rsidR="416119E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Nhung Nghiem" w:date="2025-02-03T11:03:00Z" w:initials="NN">
    <w:p w14:paraId="56AB04E9" w14:textId="77777777" w:rsidR="00205B5A" w:rsidRDefault="00205B5A" w:rsidP="00205B5A">
      <w:r>
        <w:rPr>
          <w:rStyle w:val="CommentReference"/>
        </w:rPr>
        <w:annotationRef/>
      </w:r>
      <w:r>
        <w:rPr>
          <w:color w:val="000000"/>
          <w:sz w:val="20"/>
          <w:szCs w:val="20"/>
        </w:rPr>
        <w:t>In this literature review, I would review machine learning methods in general, how these methods have been applied in the health economic field, especially for evaluating a public health intervention. DISCUSS with Minh at the meeting?</w:t>
      </w:r>
    </w:p>
  </w:comment>
  <w:comment w:id="1" w:author="Nhung Nghiem" w:date="2025-02-03T11:03:00Z" w:initials="NN">
    <w:p w14:paraId="1D4C404B" w14:textId="77777777" w:rsidR="00205B5A" w:rsidRDefault="00205B5A" w:rsidP="00205B5A">
      <w:r>
        <w:rPr>
          <w:rStyle w:val="CommentReference"/>
        </w:rPr>
        <w:annotationRef/>
      </w:r>
      <w:r>
        <w:rPr>
          <w:color w:val="000000"/>
          <w:sz w:val="20"/>
          <w:szCs w:val="20"/>
        </w:rPr>
        <w:t>This chapter outlines looks very good to me!</w:t>
      </w:r>
    </w:p>
  </w:comment>
  <w:comment w:id="12" w:author="Jun Kiat Ng" w:date="2024-12-27T09:32:00Z" w:initials="JN">
    <w:p w14:paraId="70BB0DCE" w14:textId="62DAB077" w:rsidR="00484A35" w:rsidRDefault="001279D6">
      <w:r>
        <w:annotationRef/>
      </w:r>
      <w:r w:rsidRPr="115F9100">
        <w:t>https://www.healthdata.org/research-analysis/health-by-location/profiles/new-zealand</w:t>
      </w:r>
    </w:p>
  </w:comment>
  <w:comment w:id="13" w:author="Jun Kiat Ng" w:date="2024-12-27T09:39:00Z" w:initials="JN">
    <w:p w14:paraId="6D0A256E" w14:textId="16E841BC" w:rsidR="00484A35" w:rsidRDefault="001279D6">
      <w:r>
        <w:annotationRef/>
      </w:r>
      <w:r w:rsidRPr="4868C24C">
        <w:t>https://vizhub.healthdata.org/gbd-results/</w:t>
      </w:r>
    </w:p>
  </w:comment>
  <w:comment w:id="14" w:author="Jun Kiat Ng" w:date="2024-12-31T10:05:00Z" w:initials="JN">
    <w:p w14:paraId="538C03A6" w14:textId="08D07772" w:rsidR="00484A35" w:rsidRDefault="001279D6">
      <w:r>
        <w:annotationRef/>
      </w:r>
      <w:r w:rsidRPr="1FE10A15">
        <w:t>Frederieke van der Deen, Nick Wilson, Christine L Cleghorn, Giorgi Kvizhinadze, Linda J Cobiac, Nhung Nghiem, and Tony Blakely. 2017. “Impact of Five Tobacco Endgame Strategies on Future Smoking Prevalence, Population Health and Health System Costs: Two Modelling Studies to Inform the Tobacco Endgame.” </w:t>
      </w:r>
      <w:r w:rsidRPr="66AAEB91">
        <w:rPr>
          <w:i/>
          <w:iCs/>
        </w:rPr>
        <w:t>Tobacco Control</w:t>
      </w:r>
      <w:r w:rsidRPr="390991DB">
        <w:t> 27 (3): 278–86. https://doi.org/10.1136/tobaccocontrol-2016-053585. </w:t>
      </w:r>
    </w:p>
  </w:comment>
  <w:comment w:id="15" w:author="Jun Kiat Ng" w:date="2024-12-31T10:07:00Z" w:initials="JN">
    <w:p w14:paraId="723F88FA" w14:textId="7602EC7D" w:rsidR="00484A35" w:rsidRDefault="001279D6">
      <w:r>
        <w:annotationRef/>
      </w:r>
      <w:r w:rsidRPr="24B5561B">
        <w:t>Need to link to definition?</w:t>
      </w:r>
    </w:p>
  </w:comment>
  <w:comment w:id="16" w:author="Jun Kiat Ng" w:date="2024-12-31T10:51:00Z" w:initials="JN">
    <w:p w14:paraId="1EB417A4" w14:textId="7A1ACAB7" w:rsidR="00484A35" w:rsidRDefault="001279D6">
      <w:r>
        <w:annotationRef/>
      </w:r>
      <w:r w:rsidRPr="7545D87A">
        <w:t>Cite</w:t>
      </w:r>
    </w:p>
  </w:comment>
  <w:comment w:id="17" w:author="Jun Kiat Ng" w:date="2024-12-27T11:13:00Z" w:initials="JN">
    <w:p w14:paraId="38217597" w14:textId="77777777" w:rsidR="0050407E" w:rsidRDefault="001279D6" w:rsidP="0050407E">
      <w:pPr>
        <w:pStyle w:val="CommentText"/>
      </w:pPr>
      <w:r>
        <w:annotationRef/>
      </w:r>
      <w:r w:rsidR="0050407E">
        <w:t>CIte</w:t>
      </w:r>
    </w:p>
  </w:comment>
  <w:comment w:id="18" w:author="Jun Kiat Ng" w:date="2024-12-27T10:47:00Z" w:initials="JN">
    <w:p w14:paraId="1DCFCBD7" w14:textId="72BDDC53" w:rsidR="00484A35" w:rsidRDefault="001279D6">
      <w:r>
        <w:annotationRef/>
      </w:r>
      <w:r w:rsidRPr="16ACE856">
        <w:t>https://www.health.govt.nz/statistics-research/surveys/new-zealand-health-survey/publications/202324-survey-publications/trends-in-smoking-and-vaping#:~:text=Trends%20for%20the%20total%20population%20(aged%2015%20years%20and%20over)&amp;text=In%202023%2F24%2C%20the%20prevalence,%2F12%20to%202023%2F24.</w:t>
      </w:r>
    </w:p>
  </w:comment>
  <w:comment w:id="19" w:author="Jun Kiat Ng" w:date="2024-12-31T09:38:00Z" w:initials="JN">
    <w:p w14:paraId="1033D624" w14:textId="0368B2E3" w:rsidR="00484A35" w:rsidRDefault="001279D6">
      <w:r>
        <w:annotationRef/>
      </w:r>
      <w:r w:rsidRPr="6465295F">
        <w:t>https://www.sciencedirect.com/science/article/pii/S1098301522021076</w:t>
      </w:r>
    </w:p>
  </w:comment>
  <w:comment w:id="22" w:author="Jun Kiat Ng" w:date="2025-01-02T12:55:00Z" w:initials="JN">
    <w:p w14:paraId="71AD673B" w14:textId="137B37C9" w:rsidR="00484A35" w:rsidRDefault="001279D6">
      <w:r>
        <w:annotationRef/>
      </w:r>
      <w:r w:rsidRPr="34588416">
        <w:t>van der Deen and Ait Ouakrim</w:t>
      </w:r>
    </w:p>
  </w:comment>
  <w:comment w:id="54" w:author="Jun Kiat Ng" w:date="2025-02-26T13:24:00Z" w:initials="JN">
    <w:p w14:paraId="146FC76E" w14:textId="77777777" w:rsidR="00025A77" w:rsidRDefault="00025A77" w:rsidP="00025A77">
      <w:pPr>
        <w:pStyle w:val="CommentText"/>
      </w:pPr>
      <w:r>
        <w:rPr>
          <w:rStyle w:val="CommentReference"/>
        </w:rPr>
        <w:annotationRef/>
      </w:r>
      <w:r>
        <w:t>Cite Scoping Review of the Use of ML in Health Economics</w:t>
      </w:r>
    </w:p>
  </w:comment>
  <w:comment w:id="70" w:author="Jun Kiat Ng" w:date="2025-02-26T13:57:00Z" w:initials="JN">
    <w:p w14:paraId="4B25827B" w14:textId="77777777" w:rsidR="003C292F" w:rsidRDefault="003C292F" w:rsidP="003C292F">
      <w:pPr>
        <w:pStyle w:val="CommentText"/>
      </w:pPr>
      <w:r>
        <w:rPr>
          <w:rStyle w:val="CommentReference"/>
        </w:rPr>
        <w:annotationRef/>
      </w:r>
      <w:r>
        <w:t>Cite Scoping Review of the Use of ML in Health Economics</w:t>
      </w:r>
    </w:p>
  </w:comment>
  <w:comment w:id="73" w:author="Jun Kiat Ng" w:date="2025-02-26T14:09:00Z" w:initials="JN">
    <w:p w14:paraId="56376C84" w14:textId="77777777" w:rsidR="0006267B" w:rsidRDefault="0006267B" w:rsidP="0006267B">
      <w:pPr>
        <w:pStyle w:val="CommentText"/>
      </w:pPr>
      <w:r>
        <w:rPr>
          <w:rStyle w:val="CommentReference"/>
        </w:rPr>
        <w:annotationRef/>
      </w:r>
      <w:r>
        <w:t>Should I explain the difficulties? (ie. Lack of personal data available to other research papers)</w:t>
      </w:r>
    </w:p>
  </w:comment>
  <w:comment w:id="86" w:author="Jun Kiat Ng" w:date="2025-01-21T16:19:00Z" w:initials="JN">
    <w:p w14:paraId="11604AAA" w14:textId="7A17AF93" w:rsidR="00484A35" w:rsidRDefault="001279D6">
      <w:r>
        <w:annotationRef/>
      </w:r>
      <w:r w:rsidRPr="4A1B7E1B">
        <w:t>Include method of calculating HSC</w:t>
      </w:r>
    </w:p>
  </w:comment>
  <w:comment w:id="100" w:author="Jun Kiat Ng" w:date="2025-01-07T11:59:00Z" w:initials="JN">
    <w:p w14:paraId="3E58AD84" w14:textId="23F6016D" w:rsidR="00484A35" w:rsidRDefault="001279D6">
      <w:r>
        <w:annotationRef/>
      </w:r>
      <w:r w:rsidRPr="27C10184">
        <w:t>Cite all papers</w:t>
      </w:r>
    </w:p>
  </w:comment>
  <w:comment w:id="104" w:author="Jun Kiat Ng" w:date="2025-01-08T14:19:00Z" w:initials="JN">
    <w:p w14:paraId="44D35C1E" w14:textId="31ED8FD7" w:rsidR="00484A35" w:rsidRDefault="001279D6">
      <w:r>
        <w:annotationRef/>
      </w:r>
      <w:r w:rsidRPr="777D4E20">
        <w:t>https://www.otago.ac.nz/wellington/research/groups/research-groups-in-the-department-of-public-health/burden-of-disease-epidemiology-equity-cost-effectiveness-programme-bode-/bode-health-intervention-league-table</w:t>
      </w:r>
    </w:p>
  </w:comment>
  <w:comment w:id="113" w:author="Jun Kiat Ng" w:date="2025-01-13T09:03:00Z" w:initials="JN">
    <w:p w14:paraId="37145DD0" w14:textId="210698F4" w:rsidR="00484A35" w:rsidRDefault="001279D6">
      <w:r>
        <w:annotationRef/>
      </w:r>
      <w:r w:rsidRPr="17A25573">
        <w:t>Cite</w:t>
      </w:r>
    </w:p>
  </w:comment>
  <w:comment w:id="116" w:author="Jun Kiat Ng" w:date="2025-01-15T10:47:00Z" w:initials="JN">
    <w:p w14:paraId="6BDDAAFA" w14:textId="374438D3" w:rsidR="00484A35" w:rsidRDefault="001279D6">
      <w:r>
        <w:annotationRef/>
      </w:r>
      <w:r w:rsidRPr="19C9A814">
        <w:t>Find formula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6AB04E9" w15:done="0"/>
  <w15:commentEx w15:paraId="1D4C404B" w15:done="0"/>
  <w15:commentEx w15:paraId="70BB0DCE" w15:done="0"/>
  <w15:commentEx w15:paraId="6D0A256E" w15:done="0"/>
  <w15:commentEx w15:paraId="538C03A6" w15:done="0"/>
  <w15:commentEx w15:paraId="723F88FA" w15:paraIdParent="538C03A6" w15:done="0"/>
  <w15:commentEx w15:paraId="1EB417A4" w15:done="0"/>
  <w15:commentEx w15:paraId="38217597" w15:done="0"/>
  <w15:commentEx w15:paraId="1DCFCBD7" w15:done="0"/>
  <w15:commentEx w15:paraId="1033D624" w15:done="0"/>
  <w15:commentEx w15:paraId="71AD673B" w15:done="0"/>
  <w15:commentEx w15:paraId="146FC76E" w15:done="0"/>
  <w15:commentEx w15:paraId="4B25827B" w15:done="0"/>
  <w15:commentEx w15:paraId="56376C84" w15:done="0"/>
  <w15:commentEx w15:paraId="11604AAA" w15:done="0"/>
  <w15:commentEx w15:paraId="3E58AD84" w15:done="0"/>
  <w15:commentEx w15:paraId="44D35C1E" w15:done="0"/>
  <w15:commentEx w15:paraId="37145DD0" w15:done="0"/>
  <w15:commentEx w15:paraId="6BDDAAF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7081081" w16cex:dateUtc="2025-02-03T00:03:00Z"/>
  <w16cex:commentExtensible w16cex:durableId="32D5DA4B" w16cex:dateUtc="2025-02-03T00:03:00Z"/>
  <w16cex:commentExtensible w16cex:durableId="1E397F2F" w16cex:dateUtc="2024-12-27T01:32:00Z"/>
  <w16cex:commentExtensible w16cex:durableId="00A83A03" w16cex:dateUtc="2024-12-27T01:39:00Z"/>
  <w16cex:commentExtensible w16cex:durableId="464E897A" w16cex:dateUtc="2024-12-31T02:05:00Z"/>
  <w16cex:commentExtensible w16cex:durableId="5BFF1DC6" w16cex:dateUtc="2024-12-31T02:07:00Z"/>
  <w16cex:commentExtensible w16cex:durableId="56D0A23F" w16cex:dateUtc="2024-12-31T02:51:00Z"/>
  <w16cex:commentExtensible w16cex:durableId="371BE418" w16cex:dateUtc="2024-12-27T03:13:00Z"/>
  <w16cex:commentExtensible w16cex:durableId="21DB5390" w16cex:dateUtc="2024-12-27T02:47:00Z"/>
  <w16cex:commentExtensible w16cex:durableId="5B309A3E" w16cex:dateUtc="2024-12-31T01:38:00Z"/>
  <w16cex:commentExtensible w16cex:durableId="4EFE91FF" w16cex:dateUtc="2025-01-02T04:55:00Z"/>
  <w16cex:commentExtensible w16cex:durableId="2B26A7C9" w16cex:dateUtc="2025-02-26T02:24:00Z"/>
  <w16cex:commentExtensible w16cex:durableId="6D2F86B9" w16cex:dateUtc="2025-02-26T02:57:00Z"/>
  <w16cex:commentExtensible w16cex:durableId="028F80C9" w16cex:dateUtc="2025-02-26T03:09:00Z"/>
  <w16cex:commentExtensible w16cex:durableId="56DFC4E5" w16cex:dateUtc="2025-01-21T08:19:00Z"/>
  <w16cex:commentExtensible w16cex:durableId="5832CCC9" w16cex:dateUtc="2025-01-07T03:59:00Z"/>
  <w16cex:commentExtensible w16cex:durableId="239ACFA3" w16cex:dateUtc="2025-01-08T06:19:00Z"/>
  <w16cex:commentExtensible w16cex:durableId="19D47EAB" w16cex:dateUtc="2025-01-13T01:03:00Z"/>
  <w16cex:commentExtensible w16cex:durableId="7BAC2BBB" w16cex:dateUtc="2025-01-15T02: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6AB04E9" w16cid:durableId="67081081"/>
  <w16cid:commentId w16cid:paraId="1D4C404B" w16cid:durableId="32D5DA4B"/>
  <w16cid:commentId w16cid:paraId="70BB0DCE" w16cid:durableId="1E397F2F"/>
  <w16cid:commentId w16cid:paraId="6D0A256E" w16cid:durableId="00A83A03"/>
  <w16cid:commentId w16cid:paraId="538C03A6" w16cid:durableId="464E897A"/>
  <w16cid:commentId w16cid:paraId="723F88FA" w16cid:durableId="5BFF1DC6"/>
  <w16cid:commentId w16cid:paraId="1EB417A4" w16cid:durableId="56D0A23F"/>
  <w16cid:commentId w16cid:paraId="38217597" w16cid:durableId="371BE418"/>
  <w16cid:commentId w16cid:paraId="1DCFCBD7" w16cid:durableId="21DB5390"/>
  <w16cid:commentId w16cid:paraId="1033D624" w16cid:durableId="5B309A3E"/>
  <w16cid:commentId w16cid:paraId="71AD673B" w16cid:durableId="4EFE91FF"/>
  <w16cid:commentId w16cid:paraId="146FC76E" w16cid:durableId="2B26A7C9"/>
  <w16cid:commentId w16cid:paraId="4B25827B" w16cid:durableId="6D2F86B9"/>
  <w16cid:commentId w16cid:paraId="56376C84" w16cid:durableId="028F80C9"/>
  <w16cid:commentId w16cid:paraId="11604AAA" w16cid:durableId="56DFC4E5"/>
  <w16cid:commentId w16cid:paraId="3E58AD84" w16cid:durableId="5832CCC9"/>
  <w16cid:commentId w16cid:paraId="44D35C1E" w16cid:durableId="239ACFA3"/>
  <w16cid:commentId w16cid:paraId="37145DD0" w16cid:durableId="19D47EAB"/>
  <w16cid:commentId w16cid:paraId="6BDDAAFA" w16cid:durableId="7BAC2BB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826C35"/>
    <w:multiLevelType w:val="hybridMultilevel"/>
    <w:tmpl w:val="AED22150"/>
    <w:lvl w:ilvl="0" w:tplc="7C4AA2EC">
      <w:start w:val="1"/>
      <w:numFmt w:val="bullet"/>
      <w:lvlText w:val=""/>
      <w:lvlJc w:val="left"/>
      <w:pPr>
        <w:ind w:left="720" w:hanging="360"/>
      </w:pPr>
      <w:rPr>
        <w:rFonts w:ascii="Symbol" w:hAnsi="Symbol" w:hint="default"/>
      </w:rPr>
    </w:lvl>
    <w:lvl w:ilvl="1" w:tplc="D57CA5DA">
      <w:start w:val="1"/>
      <w:numFmt w:val="bullet"/>
      <w:lvlText w:val="o"/>
      <w:lvlJc w:val="left"/>
      <w:pPr>
        <w:ind w:left="1440" w:hanging="360"/>
      </w:pPr>
      <w:rPr>
        <w:rFonts w:ascii="Courier New" w:hAnsi="Courier New" w:hint="default"/>
      </w:rPr>
    </w:lvl>
    <w:lvl w:ilvl="2" w:tplc="397EFBC4">
      <w:start w:val="1"/>
      <w:numFmt w:val="bullet"/>
      <w:lvlText w:val=""/>
      <w:lvlJc w:val="left"/>
      <w:pPr>
        <w:ind w:left="2160" w:hanging="360"/>
      </w:pPr>
      <w:rPr>
        <w:rFonts w:ascii="Wingdings" w:hAnsi="Wingdings" w:hint="default"/>
      </w:rPr>
    </w:lvl>
    <w:lvl w:ilvl="3" w:tplc="54FA5BD8">
      <w:start w:val="1"/>
      <w:numFmt w:val="bullet"/>
      <w:lvlText w:val=""/>
      <w:lvlJc w:val="left"/>
      <w:pPr>
        <w:ind w:left="2880" w:hanging="360"/>
      </w:pPr>
      <w:rPr>
        <w:rFonts w:ascii="Symbol" w:hAnsi="Symbol" w:hint="default"/>
      </w:rPr>
    </w:lvl>
    <w:lvl w:ilvl="4" w:tplc="C380B0B0">
      <w:start w:val="1"/>
      <w:numFmt w:val="bullet"/>
      <w:lvlText w:val="o"/>
      <w:lvlJc w:val="left"/>
      <w:pPr>
        <w:ind w:left="3600" w:hanging="360"/>
      </w:pPr>
      <w:rPr>
        <w:rFonts w:ascii="Courier New" w:hAnsi="Courier New" w:hint="default"/>
      </w:rPr>
    </w:lvl>
    <w:lvl w:ilvl="5" w:tplc="BC96412C">
      <w:start w:val="1"/>
      <w:numFmt w:val="bullet"/>
      <w:lvlText w:val=""/>
      <w:lvlJc w:val="left"/>
      <w:pPr>
        <w:ind w:left="4320" w:hanging="360"/>
      </w:pPr>
      <w:rPr>
        <w:rFonts w:ascii="Wingdings" w:hAnsi="Wingdings" w:hint="default"/>
      </w:rPr>
    </w:lvl>
    <w:lvl w:ilvl="6" w:tplc="A822B2B6">
      <w:start w:val="1"/>
      <w:numFmt w:val="bullet"/>
      <w:lvlText w:val=""/>
      <w:lvlJc w:val="left"/>
      <w:pPr>
        <w:ind w:left="5040" w:hanging="360"/>
      </w:pPr>
      <w:rPr>
        <w:rFonts w:ascii="Symbol" w:hAnsi="Symbol" w:hint="default"/>
      </w:rPr>
    </w:lvl>
    <w:lvl w:ilvl="7" w:tplc="71C892C6">
      <w:start w:val="1"/>
      <w:numFmt w:val="bullet"/>
      <w:lvlText w:val="o"/>
      <w:lvlJc w:val="left"/>
      <w:pPr>
        <w:ind w:left="5760" w:hanging="360"/>
      </w:pPr>
      <w:rPr>
        <w:rFonts w:ascii="Courier New" w:hAnsi="Courier New" w:hint="default"/>
      </w:rPr>
    </w:lvl>
    <w:lvl w:ilvl="8" w:tplc="3530FB7C">
      <w:start w:val="1"/>
      <w:numFmt w:val="bullet"/>
      <w:lvlText w:val=""/>
      <w:lvlJc w:val="left"/>
      <w:pPr>
        <w:ind w:left="6480" w:hanging="360"/>
      </w:pPr>
      <w:rPr>
        <w:rFonts w:ascii="Wingdings" w:hAnsi="Wingdings" w:hint="default"/>
      </w:rPr>
    </w:lvl>
  </w:abstractNum>
  <w:abstractNum w:abstractNumId="1" w15:restartNumberingAfterBreak="0">
    <w:nsid w:val="0EEC85F5"/>
    <w:multiLevelType w:val="multilevel"/>
    <w:tmpl w:val="C56EC88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1C970381"/>
    <w:multiLevelType w:val="multilevel"/>
    <w:tmpl w:val="4B7E9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9D056F"/>
    <w:multiLevelType w:val="multilevel"/>
    <w:tmpl w:val="37148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E27EDC"/>
    <w:multiLevelType w:val="multilevel"/>
    <w:tmpl w:val="028E8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1F37CB"/>
    <w:multiLevelType w:val="multilevel"/>
    <w:tmpl w:val="294E0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B24CC6"/>
    <w:multiLevelType w:val="multilevel"/>
    <w:tmpl w:val="131A4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DF4097"/>
    <w:multiLevelType w:val="multilevel"/>
    <w:tmpl w:val="5EB4A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B04BA6E"/>
    <w:multiLevelType w:val="hybridMultilevel"/>
    <w:tmpl w:val="86D04FAA"/>
    <w:lvl w:ilvl="0" w:tplc="A4FAA27C">
      <w:start w:val="1"/>
      <w:numFmt w:val="bullet"/>
      <w:lvlText w:val="-"/>
      <w:lvlJc w:val="left"/>
      <w:pPr>
        <w:ind w:left="720" w:hanging="360"/>
      </w:pPr>
      <w:rPr>
        <w:rFonts w:ascii="Aptos" w:hAnsi="Aptos" w:hint="default"/>
      </w:rPr>
    </w:lvl>
    <w:lvl w:ilvl="1" w:tplc="13FCEB62">
      <w:start w:val="1"/>
      <w:numFmt w:val="bullet"/>
      <w:lvlText w:val="o"/>
      <w:lvlJc w:val="left"/>
      <w:pPr>
        <w:ind w:left="1440" w:hanging="360"/>
      </w:pPr>
      <w:rPr>
        <w:rFonts w:ascii="Courier New" w:hAnsi="Courier New" w:hint="default"/>
      </w:rPr>
    </w:lvl>
    <w:lvl w:ilvl="2" w:tplc="BBAA0BBC">
      <w:start w:val="1"/>
      <w:numFmt w:val="bullet"/>
      <w:lvlText w:val=""/>
      <w:lvlJc w:val="left"/>
      <w:pPr>
        <w:ind w:left="2160" w:hanging="360"/>
      </w:pPr>
      <w:rPr>
        <w:rFonts w:ascii="Wingdings" w:hAnsi="Wingdings" w:hint="default"/>
      </w:rPr>
    </w:lvl>
    <w:lvl w:ilvl="3" w:tplc="65E43B70">
      <w:start w:val="1"/>
      <w:numFmt w:val="bullet"/>
      <w:lvlText w:val=""/>
      <w:lvlJc w:val="left"/>
      <w:pPr>
        <w:ind w:left="2880" w:hanging="360"/>
      </w:pPr>
      <w:rPr>
        <w:rFonts w:ascii="Symbol" w:hAnsi="Symbol" w:hint="default"/>
      </w:rPr>
    </w:lvl>
    <w:lvl w:ilvl="4" w:tplc="892848F6">
      <w:start w:val="1"/>
      <w:numFmt w:val="bullet"/>
      <w:lvlText w:val="o"/>
      <w:lvlJc w:val="left"/>
      <w:pPr>
        <w:ind w:left="3600" w:hanging="360"/>
      </w:pPr>
      <w:rPr>
        <w:rFonts w:ascii="Courier New" w:hAnsi="Courier New" w:hint="default"/>
      </w:rPr>
    </w:lvl>
    <w:lvl w:ilvl="5" w:tplc="650613FC">
      <w:start w:val="1"/>
      <w:numFmt w:val="bullet"/>
      <w:lvlText w:val=""/>
      <w:lvlJc w:val="left"/>
      <w:pPr>
        <w:ind w:left="4320" w:hanging="360"/>
      </w:pPr>
      <w:rPr>
        <w:rFonts w:ascii="Wingdings" w:hAnsi="Wingdings" w:hint="default"/>
      </w:rPr>
    </w:lvl>
    <w:lvl w:ilvl="6" w:tplc="E6A6EED4">
      <w:start w:val="1"/>
      <w:numFmt w:val="bullet"/>
      <w:lvlText w:val=""/>
      <w:lvlJc w:val="left"/>
      <w:pPr>
        <w:ind w:left="5040" w:hanging="360"/>
      </w:pPr>
      <w:rPr>
        <w:rFonts w:ascii="Symbol" w:hAnsi="Symbol" w:hint="default"/>
      </w:rPr>
    </w:lvl>
    <w:lvl w:ilvl="7" w:tplc="F74E0256">
      <w:start w:val="1"/>
      <w:numFmt w:val="bullet"/>
      <w:lvlText w:val="o"/>
      <w:lvlJc w:val="left"/>
      <w:pPr>
        <w:ind w:left="5760" w:hanging="360"/>
      </w:pPr>
      <w:rPr>
        <w:rFonts w:ascii="Courier New" w:hAnsi="Courier New" w:hint="default"/>
      </w:rPr>
    </w:lvl>
    <w:lvl w:ilvl="8" w:tplc="0BF2918E">
      <w:start w:val="1"/>
      <w:numFmt w:val="bullet"/>
      <w:lvlText w:val=""/>
      <w:lvlJc w:val="left"/>
      <w:pPr>
        <w:ind w:left="6480" w:hanging="360"/>
      </w:pPr>
      <w:rPr>
        <w:rFonts w:ascii="Wingdings" w:hAnsi="Wingdings" w:hint="default"/>
      </w:rPr>
    </w:lvl>
  </w:abstractNum>
  <w:abstractNum w:abstractNumId="9" w15:restartNumberingAfterBreak="0">
    <w:nsid w:val="7DD072F6"/>
    <w:multiLevelType w:val="multilevel"/>
    <w:tmpl w:val="1AEEA2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760641061">
    <w:abstractNumId w:val="8"/>
  </w:num>
  <w:num w:numId="2" w16cid:durableId="649333055">
    <w:abstractNumId w:val="0"/>
  </w:num>
  <w:num w:numId="3" w16cid:durableId="545068210">
    <w:abstractNumId w:val="1"/>
  </w:num>
  <w:num w:numId="4" w16cid:durableId="1881548731">
    <w:abstractNumId w:val="9"/>
  </w:num>
  <w:num w:numId="5" w16cid:durableId="883953925">
    <w:abstractNumId w:val="7"/>
  </w:num>
  <w:num w:numId="6" w16cid:durableId="1626812392">
    <w:abstractNumId w:val="3"/>
  </w:num>
  <w:num w:numId="7" w16cid:durableId="1446774238">
    <w:abstractNumId w:val="2"/>
  </w:num>
  <w:num w:numId="8" w16cid:durableId="1482577980">
    <w:abstractNumId w:val="5"/>
  </w:num>
  <w:num w:numId="9" w16cid:durableId="2020425614">
    <w:abstractNumId w:val="4"/>
  </w:num>
  <w:num w:numId="10" w16cid:durableId="146820415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hung Nghiem">
    <w15:presenceInfo w15:providerId="None" w15:userId="Nhung Nghiem"/>
  </w15:person>
  <w15:person w15:author="Jun Kiat Ng">
    <w15:presenceInfo w15:providerId="AD" w15:userId="S::u7338876@anu.edu.au::1359c5bb-2e00-4745-aed6-09d57c8b03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CBA"/>
    <w:rsid w:val="00007914"/>
    <w:rsid w:val="0002438E"/>
    <w:rsid w:val="000254AA"/>
    <w:rsid w:val="00025A77"/>
    <w:rsid w:val="000425E5"/>
    <w:rsid w:val="00052C61"/>
    <w:rsid w:val="0006267B"/>
    <w:rsid w:val="000706E9"/>
    <w:rsid w:val="000A47D8"/>
    <w:rsid w:val="000A532A"/>
    <w:rsid w:val="000B5A31"/>
    <w:rsid w:val="000C0573"/>
    <w:rsid w:val="000C3449"/>
    <w:rsid w:val="000D146D"/>
    <w:rsid w:val="000E1FF0"/>
    <w:rsid w:val="000E385A"/>
    <w:rsid w:val="001126C9"/>
    <w:rsid w:val="001279D6"/>
    <w:rsid w:val="00136BD6"/>
    <w:rsid w:val="00150D86"/>
    <w:rsid w:val="001562DF"/>
    <w:rsid w:val="0016387D"/>
    <w:rsid w:val="001714B6"/>
    <w:rsid w:val="0019655D"/>
    <w:rsid w:val="001D3F12"/>
    <w:rsid w:val="001EBCFD"/>
    <w:rsid w:val="00205B5A"/>
    <w:rsid w:val="00210CBA"/>
    <w:rsid w:val="0023034A"/>
    <w:rsid w:val="00253DA1"/>
    <w:rsid w:val="00263436"/>
    <w:rsid w:val="00276978"/>
    <w:rsid w:val="00290185"/>
    <w:rsid w:val="002A7DAF"/>
    <w:rsid w:val="002B3EEC"/>
    <w:rsid w:val="002CE057"/>
    <w:rsid w:val="002D5B4F"/>
    <w:rsid w:val="002E14FF"/>
    <w:rsid w:val="003258E9"/>
    <w:rsid w:val="0034469F"/>
    <w:rsid w:val="00371532"/>
    <w:rsid w:val="0039138D"/>
    <w:rsid w:val="00391A26"/>
    <w:rsid w:val="003C292F"/>
    <w:rsid w:val="003D0D7A"/>
    <w:rsid w:val="003D3C14"/>
    <w:rsid w:val="003F364F"/>
    <w:rsid w:val="0040182F"/>
    <w:rsid w:val="00426B0C"/>
    <w:rsid w:val="00450028"/>
    <w:rsid w:val="00484A35"/>
    <w:rsid w:val="004C46A2"/>
    <w:rsid w:val="0050407E"/>
    <w:rsid w:val="005568E5"/>
    <w:rsid w:val="005A56B8"/>
    <w:rsid w:val="005C7B25"/>
    <w:rsid w:val="006117E5"/>
    <w:rsid w:val="00626657"/>
    <w:rsid w:val="006A265F"/>
    <w:rsid w:val="006F220C"/>
    <w:rsid w:val="007604F6"/>
    <w:rsid w:val="007D75D0"/>
    <w:rsid w:val="008252A2"/>
    <w:rsid w:val="00831B4D"/>
    <w:rsid w:val="008608AE"/>
    <w:rsid w:val="008632AB"/>
    <w:rsid w:val="0088439E"/>
    <w:rsid w:val="00924D7B"/>
    <w:rsid w:val="00965CB0"/>
    <w:rsid w:val="00970779"/>
    <w:rsid w:val="00985483"/>
    <w:rsid w:val="009B1CC9"/>
    <w:rsid w:val="009E3472"/>
    <w:rsid w:val="009F3BAA"/>
    <w:rsid w:val="00A11F54"/>
    <w:rsid w:val="00A1711D"/>
    <w:rsid w:val="00A447F6"/>
    <w:rsid w:val="00AA36E4"/>
    <w:rsid w:val="00AB3431"/>
    <w:rsid w:val="00AC56E8"/>
    <w:rsid w:val="00AC6989"/>
    <w:rsid w:val="00AF7DCA"/>
    <w:rsid w:val="00B149C8"/>
    <w:rsid w:val="00B60CAB"/>
    <w:rsid w:val="00B674F8"/>
    <w:rsid w:val="00B82CD0"/>
    <w:rsid w:val="00B97908"/>
    <w:rsid w:val="00BA00DE"/>
    <w:rsid w:val="00BD2094"/>
    <w:rsid w:val="00BD2E7E"/>
    <w:rsid w:val="00C0090A"/>
    <w:rsid w:val="00C15CC1"/>
    <w:rsid w:val="00C306A6"/>
    <w:rsid w:val="00C32F38"/>
    <w:rsid w:val="00C90828"/>
    <w:rsid w:val="00CA7D43"/>
    <w:rsid w:val="00CC15DC"/>
    <w:rsid w:val="00CC1DFD"/>
    <w:rsid w:val="00CD41C7"/>
    <w:rsid w:val="00D0034E"/>
    <w:rsid w:val="00D13263"/>
    <w:rsid w:val="00D1737C"/>
    <w:rsid w:val="00D25A1F"/>
    <w:rsid w:val="00D42467"/>
    <w:rsid w:val="00D572F3"/>
    <w:rsid w:val="00DA398C"/>
    <w:rsid w:val="00DA76C4"/>
    <w:rsid w:val="00DB5C99"/>
    <w:rsid w:val="00DC1460"/>
    <w:rsid w:val="00DCFC68"/>
    <w:rsid w:val="00E30503"/>
    <w:rsid w:val="00E35210"/>
    <w:rsid w:val="00E46AB8"/>
    <w:rsid w:val="00E67A4D"/>
    <w:rsid w:val="00E736DF"/>
    <w:rsid w:val="00E94241"/>
    <w:rsid w:val="00E96819"/>
    <w:rsid w:val="00EC556E"/>
    <w:rsid w:val="00ED3638"/>
    <w:rsid w:val="00F43241"/>
    <w:rsid w:val="00F4609F"/>
    <w:rsid w:val="00F511F1"/>
    <w:rsid w:val="00F71A11"/>
    <w:rsid w:val="00FB16EB"/>
    <w:rsid w:val="00FB68F6"/>
    <w:rsid w:val="00FC14BC"/>
    <w:rsid w:val="00FE0D34"/>
    <w:rsid w:val="013330A3"/>
    <w:rsid w:val="01349B00"/>
    <w:rsid w:val="013BBA48"/>
    <w:rsid w:val="01483EF2"/>
    <w:rsid w:val="01804CDB"/>
    <w:rsid w:val="018623B7"/>
    <w:rsid w:val="01DD7B47"/>
    <w:rsid w:val="01E25BBE"/>
    <w:rsid w:val="01E44B01"/>
    <w:rsid w:val="01E46748"/>
    <w:rsid w:val="01EEC962"/>
    <w:rsid w:val="01FB4486"/>
    <w:rsid w:val="0207FE6E"/>
    <w:rsid w:val="0265359F"/>
    <w:rsid w:val="028071C4"/>
    <w:rsid w:val="02834799"/>
    <w:rsid w:val="0289A008"/>
    <w:rsid w:val="028A4A03"/>
    <w:rsid w:val="029C2B73"/>
    <w:rsid w:val="02B65267"/>
    <w:rsid w:val="02C70DAE"/>
    <w:rsid w:val="02C829CF"/>
    <w:rsid w:val="03186A3F"/>
    <w:rsid w:val="0457CF3F"/>
    <w:rsid w:val="0458BFB3"/>
    <w:rsid w:val="046A8490"/>
    <w:rsid w:val="049E37E4"/>
    <w:rsid w:val="04CE7375"/>
    <w:rsid w:val="04CF2481"/>
    <w:rsid w:val="04DE63B0"/>
    <w:rsid w:val="04EE5615"/>
    <w:rsid w:val="04F1F1CF"/>
    <w:rsid w:val="05011510"/>
    <w:rsid w:val="050F444C"/>
    <w:rsid w:val="05208ADB"/>
    <w:rsid w:val="05626BA8"/>
    <w:rsid w:val="0589A1A6"/>
    <w:rsid w:val="058C0720"/>
    <w:rsid w:val="05978623"/>
    <w:rsid w:val="05A911EA"/>
    <w:rsid w:val="05B97BFA"/>
    <w:rsid w:val="05E0E1F4"/>
    <w:rsid w:val="05EAB9A4"/>
    <w:rsid w:val="0602504C"/>
    <w:rsid w:val="060B763A"/>
    <w:rsid w:val="062903A2"/>
    <w:rsid w:val="0635CEB6"/>
    <w:rsid w:val="0661BB37"/>
    <w:rsid w:val="0664D070"/>
    <w:rsid w:val="069B8BF5"/>
    <w:rsid w:val="06B00167"/>
    <w:rsid w:val="06D1DDB0"/>
    <w:rsid w:val="06FBAE55"/>
    <w:rsid w:val="07451870"/>
    <w:rsid w:val="07A14453"/>
    <w:rsid w:val="07CAFA36"/>
    <w:rsid w:val="08106FDA"/>
    <w:rsid w:val="083729A7"/>
    <w:rsid w:val="08432137"/>
    <w:rsid w:val="086A6511"/>
    <w:rsid w:val="08977882"/>
    <w:rsid w:val="08DDCFAC"/>
    <w:rsid w:val="08E7903D"/>
    <w:rsid w:val="08F2B04D"/>
    <w:rsid w:val="08FF5393"/>
    <w:rsid w:val="0900CDC8"/>
    <w:rsid w:val="09448344"/>
    <w:rsid w:val="09479D6E"/>
    <w:rsid w:val="0984DBDF"/>
    <w:rsid w:val="09CB6C51"/>
    <w:rsid w:val="09DF97E3"/>
    <w:rsid w:val="09F29DFE"/>
    <w:rsid w:val="0A06719B"/>
    <w:rsid w:val="0A121C2C"/>
    <w:rsid w:val="0A16BB01"/>
    <w:rsid w:val="0A1C5722"/>
    <w:rsid w:val="0A1CF05A"/>
    <w:rsid w:val="0A248C13"/>
    <w:rsid w:val="0A2C2DE8"/>
    <w:rsid w:val="0A383755"/>
    <w:rsid w:val="0A52CAFF"/>
    <w:rsid w:val="0A74D841"/>
    <w:rsid w:val="0A894CAE"/>
    <w:rsid w:val="0AD6AB11"/>
    <w:rsid w:val="0AF56C2A"/>
    <w:rsid w:val="0B5C963D"/>
    <w:rsid w:val="0B68AAA8"/>
    <w:rsid w:val="0B70B5B9"/>
    <w:rsid w:val="0B717979"/>
    <w:rsid w:val="0BE9308C"/>
    <w:rsid w:val="0BF820B0"/>
    <w:rsid w:val="0C04AA1D"/>
    <w:rsid w:val="0C2CA4A0"/>
    <w:rsid w:val="0C528B9B"/>
    <w:rsid w:val="0C61BD3E"/>
    <w:rsid w:val="0C74D848"/>
    <w:rsid w:val="0C9AE47C"/>
    <w:rsid w:val="0CA62335"/>
    <w:rsid w:val="0CB83063"/>
    <w:rsid w:val="0CD3AD5A"/>
    <w:rsid w:val="0CFE13D6"/>
    <w:rsid w:val="0CFFB85E"/>
    <w:rsid w:val="0D2FDB1B"/>
    <w:rsid w:val="0D3156A3"/>
    <w:rsid w:val="0D58D192"/>
    <w:rsid w:val="0D92AA7E"/>
    <w:rsid w:val="0D9C6836"/>
    <w:rsid w:val="0DA69A98"/>
    <w:rsid w:val="0DB14CEB"/>
    <w:rsid w:val="0DC9D97D"/>
    <w:rsid w:val="0DD8ED50"/>
    <w:rsid w:val="0DE3A4FB"/>
    <w:rsid w:val="0E3B686E"/>
    <w:rsid w:val="0E4A459E"/>
    <w:rsid w:val="0E6C853A"/>
    <w:rsid w:val="0E6E42BE"/>
    <w:rsid w:val="0E86E9B2"/>
    <w:rsid w:val="0E901446"/>
    <w:rsid w:val="0EC39D24"/>
    <w:rsid w:val="0EE17509"/>
    <w:rsid w:val="0F04E38B"/>
    <w:rsid w:val="0F0EF870"/>
    <w:rsid w:val="0F4E3064"/>
    <w:rsid w:val="0F5F3D3D"/>
    <w:rsid w:val="0F94B4B8"/>
    <w:rsid w:val="0F9E9985"/>
    <w:rsid w:val="0FB29EF5"/>
    <w:rsid w:val="0FBCD1A4"/>
    <w:rsid w:val="0FCD9DE2"/>
    <w:rsid w:val="1021EDA6"/>
    <w:rsid w:val="1053DE40"/>
    <w:rsid w:val="10829960"/>
    <w:rsid w:val="1086454E"/>
    <w:rsid w:val="10C6FFE7"/>
    <w:rsid w:val="11504FF1"/>
    <w:rsid w:val="115E150D"/>
    <w:rsid w:val="11A64876"/>
    <w:rsid w:val="11AB3D2A"/>
    <w:rsid w:val="11BECC65"/>
    <w:rsid w:val="11C1089F"/>
    <w:rsid w:val="11F130DC"/>
    <w:rsid w:val="1269671F"/>
    <w:rsid w:val="126D86A6"/>
    <w:rsid w:val="1281B09B"/>
    <w:rsid w:val="12A8914B"/>
    <w:rsid w:val="12D3BB4A"/>
    <w:rsid w:val="12D5567B"/>
    <w:rsid w:val="12DF8FEC"/>
    <w:rsid w:val="12F202D6"/>
    <w:rsid w:val="130E7E7A"/>
    <w:rsid w:val="131BF571"/>
    <w:rsid w:val="131E89E0"/>
    <w:rsid w:val="132C5D6C"/>
    <w:rsid w:val="13407E6F"/>
    <w:rsid w:val="13840328"/>
    <w:rsid w:val="13863BB4"/>
    <w:rsid w:val="13C28499"/>
    <w:rsid w:val="13C70B5C"/>
    <w:rsid w:val="142B3133"/>
    <w:rsid w:val="14550D53"/>
    <w:rsid w:val="148593C9"/>
    <w:rsid w:val="1486C7A6"/>
    <w:rsid w:val="14C014E9"/>
    <w:rsid w:val="15356DE3"/>
    <w:rsid w:val="154384D0"/>
    <w:rsid w:val="156801D0"/>
    <w:rsid w:val="15DF2F4B"/>
    <w:rsid w:val="161E7C24"/>
    <w:rsid w:val="16610852"/>
    <w:rsid w:val="1663B082"/>
    <w:rsid w:val="16DD5EDA"/>
    <w:rsid w:val="16F4D02D"/>
    <w:rsid w:val="1700C071"/>
    <w:rsid w:val="172F8102"/>
    <w:rsid w:val="17578016"/>
    <w:rsid w:val="176BFABE"/>
    <w:rsid w:val="17962428"/>
    <w:rsid w:val="179A7188"/>
    <w:rsid w:val="17CFD661"/>
    <w:rsid w:val="17D4DAF1"/>
    <w:rsid w:val="17E24BAA"/>
    <w:rsid w:val="181A0BD7"/>
    <w:rsid w:val="181B6F87"/>
    <w:rsid w:val="181BA714"/>
    <w:rsid w:val="181C8584"/>
    <w:rsid w:val="181D0C78"/>
    <w:rsid w:val="18423B0E"/>
    <w:rsid w:val="18876F24"/>
    <w:rsid w:val="1889844F"/>
    <w:rsid w:val="18F96B5C"/>
    <w:rsid w:val="190631C4"/>
    <w:rsid w:val="1908E667"/>
    <w:rsid w:val="1927D7D6"/>
    <w:rsid w:val="19322C51"/>
    <w:rsid w:val="19413C34"/>
    <w:rsid w:val="195116B6"/>
    <w:rsid w:val="1989370B"/>
    <w:rsid w:val="19AE9419"/>
    <w:rsid w:val="19BB7D54"/>
    <w:rsid w:val="19C27AA4"/>
    <w:rsid w:val="19D9B6A0"/>
    <w:rsid w:val="19F6F068"/>
    <w:rsid w:val="1A0263A8"/>
    <w:rsid w:val="1A0F18CA"/>
    <w:rsid w:val="1A262E1D"/>
    <w:rsid w:val="1A47A637"/>
    <w:rsid w:val="1AA08499"/>
    <w:rsid w:val="1AA5F7C4"/>
    <w:rsid w:val="1AAE7E72"/>
    <w:rsid w:val="1AAF08AE"/>
    <w:rsid w:val="1AC53805"/>
    <w:rsid w:val="1AE2DF52"/>
    <w:rsid w:val="1B11DC0C"/>
    <w:rsid w:val="1B241F1E"/>
    <w:rsid w:val="1B278BCC"/>
    <w:rsid w:val="1B39A5AF"/>
    <w:rsid w:val="1B506FAF"/>
    <w:rsid w:val="1C0C1829"/>
    <w:rsid w:val="1C23F554"/>
    <w:rsid w:val="1C3BCB93"/>
    <w:rsid w:val="1CA60326"/>
    <w:rsid w:val="1D0A7542"/>
    <w:rsid w:val="1D0F9463"/>
    <w:rsid w:val="1D20A4C7"/>
    <w:rsid w:val="1D2D513B"/>
    <w:rsid w:val="1D37B44D"/>
    <w:rsid w:val="1D4D3F59"/>
    <w:rsid w:val="1D4ECA06"/>
    <w:rsid w:val="1D690B8B"/>
    <w:rsid w:val="1D9E3C3C"/>
    <w:rsid w:val="1DAE4EEB"/>
    <w:rsid w:val="1DBB787E"/>
    <w:rsid w:val="1DBEB384"/>
    <w:rsid w:val="1DE1E393"/>
    <w:rsid w:val="1DEE09B4"/>
    <w:rsid w:val="1E05DD0A"/>
    <w:rsid w:val="1E3410F9"/>
    <w:rsid w:val="1E35BD27"/>
    <w:rsid w:val="1E68FC78"/>
    <w:rsid w:val="1E8DC1AA"/>
    <w:rsid w:val="1EA75999"/>
    <w:rsid w:val="1EAA6AA2"/>
    <w:rsid w:val="1EC59198"/>
    <w:rsid w:val="1EEC77A6"/>
    <w:rsid w:val="1EFEE6F5"/>
    <w:rsid w:val="1F2B3B58"/>
    <w:rsid w:val="1F30CD8A"/>
    <w:rsid w:val="1F54534E"/>
    <w:rsid w:val="1F6AE3E5"/>
    <w:rsid w:val="1F8F7A17"/>
    <w:rsid w:val="1FB78669"/>
    <w:rsid w:val="20923AE3"/>
    <w:rsid w:val="20A1C641"/>
    <w:rsid w:val="20CA7945"/>
    <w:rsid w:val="20CD4C07"/>
    <w:rsid w:val="20E15EAD"/>
    <w:rsid w:val="20E8625A"/>
    <w:rsid w:val="20ED55E2"/>
    <w:rsid w:val="210698ED"/>
    <w:rsid w:val="211C24A1"/>
    <w:rsid w:val="2124DC70"/>
    <w:rsid w:val="21313961"/>
    <w:rsid w:val="216E8F2C"/>
    <w:rsid w:val="216FAD3E"/>
    <w:rsid w:val="2171FD87"/>
    <w:rsid w:val="217D575C"/>
    <w:rsid w:val="219DC34C"/>
    <w:rsid w:val="21ADD47B"/>
    <w:rsid w:val="21BA7ACE"/>
    <w:rsid w:val="21D1FD42"/>
    <w:rsid w:val="21F4A7D0"/>
    <w:rsid w:val="225A6FD9"/>
    <w:rsid w:val="225F634D"/>
    <w:rsid w:val="22A1BBE5"/>
    <w:rsid w:val="22A9B8AC"/>
    <w:rsid w:val="22CA4350"/>
    <w:rsid w:val="22E2EA08"/>
    <w:rsid w:val="23007297"/>
    <w:rsid w:val="230E4867"/>
    <w:rsid w:val="233DE92C"/>
    <w:rsid w:val="235AB886"/>
    <w:rsid w:val="2364625D"/>
    <w:rsid w:val="236D5014"/>
    <w:rsid w:val="239A0A1A"/>
    <w:rsid w:val="23B8E65B"/>
    <w:rsid w:val="23D7632F"/>
    <w:rsid w:val="23EC3387"/>
    <w:rsid w:val="2435E5F9"/>
    <w:rsid w:val="245E05D3"/>
    <w:rsid w:val="2483324E"/>
    <w:rsid w:val="248F68D2"/>
    <w:rsid w:val="24900F0C"/>
    <w:rsid w:val="24954AD7"/>
    <w:rsid w:val="249A6E87"/>
    <w:rsid w:val="24B0CE61"/>
    <w:rsid w:val="24BA147C"/>
    <w:rsid w:val="24EE84AA"/>
    <w:rsid w:val="254A4BE2"/>
    <w:rsid w:val="256892F8"/>
    <w:rsid w:val="25CDF2AB"/>
    <w:rsid w:val="25E78711"/>
    <w:rsid w:val="261519B8"/>
    <w:rsid w:val="261FC392"/>
    <w:rsid w:val="26277418"/>
    <w:rsid w:val="2631CA81"/>
    <w:rsid w:val="265B5FAE"/>
    <w:rsid w:val="26B221C5"/>
    <w:rsid w:val="26C559E2"/>
    <w:rsid w:val="2704D93C"/>
    <w:rsid w:val="2719010F"/>
    <w:rsid w:val="2730BCF6"/>
    <w:rsid w:val="27330C18"/>
    <w:rsid w:val="27567BE7"/>
    <w:rsid w:val="279930FD"/>
    <w:rsid w:val="27A92885"/>
    <w:rsid w:val="27CE5F30"/>
    <w:rsid w:val="27E0B9C9"/>
    <w:rsid w:val="27EE386D"/>
    <w:rsid w:val="283C92B4"/>
    <w:rsid w:val="284247C8"/>
    <w:rsid w:val="28651843"/>
    <w:rsid w:val="28920CC4"/>
    <w:rsid w:val="28B95E4C"/>
    <w:rsid w:val="28BF3FD8"/>
    <w:rsid w:val="28C2F4E1"/>
    <w:rsid w:val="28CBE19C"/>
    <w:rsid w:val="291BE4D7"/>
    <w:rsid w:val="294334B5"/>
    <w:rsid w:val="29A1D4C8"/>
    <w:rsid w:val="29A6C97C"/>
    <w:rsid w:val="29B6D179"/>
    <w:rsid w:val="29D5BDB5"/>
    <w:rsid w:val="29E9679A"/>
    <w:rsid w:val="29ED955C"/>
    <w:rsid w:val="2A0D6CFA"/>
    <w:rsid w:val="2A3ACCD8"/>
    <w:rsid w:val="2A4C3BFD"/>
    <w:rsid w:val="2A547FDB"/>
    <w:rsid w:val="2A8DEC7A"/>
    <w:rsid w:val="2A9C7759"/>
    <w:rsid w:val="2AA5C600"/>
    <w:rsid w:val="2AB91557"/>
    <w:rsid w:val="2AEC6C76"/>
    <w:rsid w:val="2B0CB2F9"/>
    <w:rsid w:val="2B49A1D0"/>
    <w:rsid w:val="2B73AC23"/>
    <w:rsid w:val="2BAF9033"/>
    <w:rsid w:val="2BFEF3CB"/>
    <w:rsid w:val="2C003314"/>
    <w:rsid w:val="2C0C6F6D"/>
    <w:rsid w:val="2C461470"/>
    <w:rsid w:val="2C7E78C4"/>
    <w:rsid w:val="2CA3D80E"/>
    <w:rsid w:val="2CF8E9F5"/>
    <w:rsid w:val="2D00C54E"/>
    <w:rsid w:val="2D04A99B"/>
    <w:rsid w:val="2D10DA2A"/>
    <w:rsid w:val="2D4E8EDA"/>
    <w:rsid w:val="2D5EAAA8"/>
    <w:rsid w:val="2D64D44D"/>
    <w:rsid w:val="2D6C9DCF"/>
    <w:rsid w:val="2D717F83"/>
    <w:rsid w:val="2D7C4ECF"/>
    <w:rsid w:val="2D7DDE9A"/>
    <w:rsid w:val="2D7F5E97"/>
    <w:rsid w:val="2D9A1248"/>
    <w:rsid w:val="2DC564BC"/>
    <w:rsid w:val="2DE8D462"/>
    <w:rsid w:val="2E0ADE19"/>
    <w:rsid w:val="2E19DA97"/>
    <w:rsid w:val="2E23049F"/>
    <w:rsid w:val="2E9AFCFC"/>
    <w:rsid w:val="2ECD80F2"/>
    <w:rsid w:val="2ED313A7"/>
    <w:rsid w:val="2EFEF49F"/>
    <w:rsid w:val="2F2698FE"/>
    <w:rsid w:val="2F2EABC1"/>
    <w:rsid w:val="2F59CAB0"/>
    <w:rsid w:val="2F6E2086"/>
    <w:rsid w:val="2F7100CF"/>
    <w:rsid w:val="2FD97A67"/>
    <w:rsid w:val="2FEF31F3"/>
    <w:rsid w:val="2FF5C830"/>
    <w:rsid w:val="30749B10"/>
    <w:rsid w:val="30866BD4"/>
    <w:rsid w:val="30C273C7"/>
    <w:rsid w:val="31068F7B"/>
    <w:rsid w:val="31235C6E"/>
    <w:rsid w:val="31410924"/>
    <w:rsid w:val="31532B00"/>
    <w:rsid w:val="317128E4"/>
    <w:rsid w:val="31AAF583"/>
    <w:rsid w:val="31BA7EDD"/>
    <w:rsid w:val="320EB951"/>
    <w:rsid w:val="3222C89D"/>
    <w:rsid w:val="32409E05"/>
    <w:rsid w:val="3265CD41"/>
    <w:rsid w:val="32754BE8"/>
    <w:rsid w:val="3284B929"/>
    <w:rsid w:val="32E82E57"/>
    <w:rsid w:val="33CCA9A1"/>
    <w:rsid w:val="33D7E1F6"/>
    <w:rsid w:val="3460A71C"/>
    <w:rsid w:val="346A8429"/>
    <w:rsid w:val="34718094"/>
    <w:rsid w:val="34EB54F5"/>
    <w:rsid w:val="34F7E8D6"/>
    <w:rsid w:val="35073FA8"/>
    <w:rsid w:val="351FDD8E"/>
    <w:rsid w:val="352F6977"/>
    <w:rsid w:val="353E49C5"/>
    <w:rsid w:val="3556B6AE"/>
    <w:rsid w:val="3572D7B8"/>
    <w:rsid w:val="3572FC6B"/>
    <w:rsid w:val="35DB7F1E"/>
    <w:rsid w:val="35E30298"/>
    <w:rsid w:val="35F9ECFD"/>
    <w:rsid w:val="360A8E09"/>
    <w:rsid w:val="361C1B68"/>
    <w:rsid w:val="36242425"/>
    <w:rsid w:val="365856B2"/>
    <w:rsid w:val="366F6E55"/>
    <w:rsid w:val="36DE1EAA"/>
    <w:rsid w:val="36ED940D"/>
    <w:rsid w:val="3709B8B9"/>
    <w:rsid w:val="3718D8EF"/>
    <w:rsid w:val="37460A31"/>
    <w:rsid w:val="37620A97"/>
    <w:rsid w:val="378DD905"/>
    <w:rsid w:val="37C9F588"/>
    <w:rsid w:val="3806A12F"/>
    <w:rsid w:val="38157EBA"/>
    <w:rsid w:val="382F2A01"/>
    <w:rsid w:val="3842B765"/>
    <w:rsid w:val="385C4497"/>
    <w:rsid w:val="38BD072A"/>
    <w:rsid w:val="38D0E041"/>
    <w:rsid w:val="391F2338"/>
    <w:rsid w:val="3929EF0D"/>
    <w:rsid w:val="3940FED1"/>
    <w:rsid w:val="397FC2ED"/>
    <w:rsid w:val="39B0BB68"/>
    <w:rsid w:val="39BBD062"/>
    <w:rsid w:val="3A820E4B"/>
    <w:rsid w:val="3A9ECB53"/>
    <w:rsid w:val="3AF94D24"/>
    <w:rsid w:val="3B0122AF"/>
    <w:rsid w:val="3B11C59E"/>
    <w:rsid w:val="3B248890"/>
    <w:rsid w:val="3B24A4E9"/>
    <w:rsid w:val="3B2EED39"/>
    <w:rsid w:val="3B74E41F"/>
    <w:rsid w:val="3BBB736A"/>
    <w:rsid w:val="3BC097C6"/>
    <w:rsid w:val="3BDAF8EA"/>
    <w:rsid w:val="3BE429E1"/>
    <w:rsid w:val="3BE576A1"/>
    <w:rsid w:val="3BFFCDA2"/>
    <w:rsid w:val="3C0C34FF"/>
    <w:rsid w:val="3C2C2D09"/>
    <w:rsid w:val="3C311FC8"/>
    <w:rsid w:val="3C435DBD"/>
    <w:rsid w:val="3C92966C"/>
    <w:rsid w:val="3CD19F62"/>
    <w:rsid w:val="3CEA0CFE"/>
    <w:rsid w:val="3D07D6FC"/>
    <w:rsid w:val="3D33315B"/>
    <w:rsid w:val="3D3ACFC6"/>
    <w:rsid w:val="3D4361A6"/>
    <w:rsid w:val="3D464ED3"/>
    <w:rsid w:val="3D74E4D2"/>
    <w:rsid w:val="3D91C687"/>
    <w:rsid w:val="3DAED407"/>
    <w:rsid w:val="3DEFFE10"/>
    <w:rsid w:val="3E58217F"/>
    <w:rsid w:val="3E68FAF4"/>
    <w:rsid w:val="3E6A3B2B"/>
    <w:rsid w:val="3E70BE54"/>
    <w:rsid w:val="3E85101A"/>
    <w:rsid w:val="3EA42267"/>
    <w:rsid w:val="3EAE4C2C"/>
    <w:rsid w:val="3EC84E67"/>
    <w:rsid w:val="3F52352A"/>
    <w:rsid w:val="3F57131F"/>
    <w:rsid w:val="3FDDAC36"/>
    <w:rsid w:val="3FE4E1C8"/>
    <w:rsid w:val="3FFF5696"/>
    <w:rsid w:val="4010E929"/>
    <w:rsid w:val="40CB630F"/>
    <w:rsid w:val="40EA322D"/>
    <w:rsid w:val="410D7019"/>
    <w:rsid w:val="412664A5"/>
    <w:rsid w:val="4139DBFA"/>
    <w:rsid w:val="413DAC5B"/>
    <w:rsid w:val="416119E7"/>
    <w:rsid w:val="417238BF"/>
    <w:rsid w:val="4181541D"/>
    <w:rsid w:val="418231D7"/>
    <w:rsid w:val="41A36141"/>
    <w:rsid w:val="41F6862E"/>
    <w:rsid w:val="422EBB41"/>
    <w:rsid w:val="42339C72"/>
    <w:rsid w:val="426DD27E"/>
    <w:rsid w:val="426FCDA2"/>
    <w:rsid w:val="42A746CB"/>
    <w:rsid w:val="42D7030C"/>
    <w:rsid w:val="430039C4"/>
    <w:rsid w:val="4353498B"/>
    <w:rsid w:val="435607B9"/>
    <w:rsid w:val="435CF9C9"/>
    <w:rsid w:val="439CE3AB"/>
    <w:rsid w:val="43BA3CD0"/>
    <w:rsid w:val="43EC7B77"/>
    <w:rsid w:val="43EE1441"/>
    <w:rsid w:val="440694E7"/>
    <w:rsid w:val="44162CB2"/>
    <w:rsid w:val="444D8E7A"/>
    <w:rsid w:val="444E9D80"/>
    <w:rsid w:val="446F5F50"/>
    <w:rsid w:val="4482FACF"/>
    <w:rsid w:val="44C68F15"/>
    <w:rsid w:val="44F50AEF"/>
    <w:rsid w:val="45193B02"/>
    <w:rsid w:val="4537B9C1"/>
    <w:rsid w:val="455B97EA"/>
    <w:rsid w:val="4560B7B2"/>
    <w:rsid w:val="4564ECD7"/>
    <w:rsid w:val="45737FDE"/>
    <w:rsid w:val="457FFE35"/>
    <w:rsid w:val="459157F6"/>
    <w:rsid w:val="45A63286"/>
    <w:rsid w:val="45E1A4DC"/>
    <w:rsid w:val="45EBFD08"/>
    <w:rsid w:val="460BD35B"/>
    <w:rsid w:val="462C447A"/>
    <w:rsid w:val="463F0C11"/>
    <w:rsid w:val="46489F54"/>
    <w:rsid w:val="46577EBA"/>
    <w:rsid w:val="46652243"/>
    <w:rsid w:val="466CED55"/>
    <w:rsid w:val="46AAF12A"/>
    <w:rsid w:val="47093CAA"/>
    <w:rsid w:val="4720E8E7"/>
    <w:rsid w:val="473A5F47"/>
    <w:rsid w:val="473A794F"/>
    <w:rsid w:val="47533478"/>
    <w:rsid w:val="4770A3AE"/>
    <w:rsid w:val="47943A9C"/>
    <w:rsid w:val="47AB2520"/>
    <w:rsid w:val="47AF2E15"/>
    <w:rsid w:val="47DB3711"/>
    <w:rsid w:val="481E3DBE"/>
    <w:rsid w:val="483DF5DF"/>
    <w:rsid w:val="484260AB"/>
    <w:rsid w:val="4859AF48"/>
    <w:rsid w:val="4862626A"/>
    <w:rsid w:val="486A44DE"/>
    <w:rsid w:val="48BEC976"/>
    <w:rsid w:val="48EA2917"/>
    <w:rsid w:val="48F7685F"/>
    <w:rsid w:val="491F6A27"/>
    <w:rsid w:val="49323C3E"/>
    <w:rsid w:val="4935C2F3"/>
    <w:rsid w:val="495D355A"/>
    <w:rsid w:val="496C2159"/>
    <w:rsid w:val="4983413F"/>
    <w:rsid w:val="498F8860"/>
    <w:rsid w:val="49A0710B"/>
    <w:rsid w:val="49A29F3A"/>
    <w:rsid w:val="4A19CE19"/>
    <w:rsid w:val="4A1D7BA6"/>
    <w:rsid w:val="4A2827FC"/>
    <w:rsid w:val="4A3AF47F"/>
    <w:rsid w:val="4A4A5225"/>
    <w:rsid w:val="4AC97C40"/>
    <w:rsid w:val="4AD4486F"/>
    <w:rsid w:val="4B1EE4E8"/>
    <w:rsid w:val="4B6460C7"/>
    <w:rsid w:val="4B6E3C64"/>
    <w:rsid w:val="4B8C43FC"/>
    <w:rsid w:val="4BA94472"/>
    <w:rsid w:val="4BB6337C"/>
    <w:rsid w:val="4BC83B66"/>
    <w:rsid w:val="4C1BE1ED"/>
    <w:rsid w:val="4C275DFC"/>
    <w:rsid w:val="4C29BCAD"/>
    <w:rsid w:val="4C93DAAC"/>
    <w:rsid w:val="4CA0DB23"/>
    <w:rsid w:val="4D0F77D5"/>
    <w:rsid w:val="4D19A1AE"/>
    <w:rsid w:val="4D1D084F"/>
    <w:rsid w:val="4D33709D"/>
    <w:rsid w:val="4D6B1EF0"/>
    <w:rsid w:val="4DBB0FCB"/>
    <w:rsid w:val="4DD8F7A1"/>
    <w:rsid w:val="4E0705F2"/>
    <w:rsid w:val="4E6D465A"/>
    <w:rsid w:val="4E8E3AFD"/>
    <w:rsid w:val="4E9AC198"/>
    <w:rsid w:val="4EAEF530"/>
    <w:rsid w:val="4EC4BE6C"/>
    <w:rsid w:val="4ECD5700"/>
    <w:rsid w:val="4EE79CB0"/>
    <w:rsid w:val="4EE7D3B8"/>
    <w:rsid w:val="4F36015F"/>
    <w:rsid w:val="4F392A50"/>
    <w:rsid w:val="4F6672CF"/>
    <w:rsid w:val="4F8729ED"/>
    <w:rsid w:val="4F9DC706"/>
    <w:rsid w:val="4FB548DC"/>
    <w:rsid w:val="4FCEAAB1"/>
    <w:rsid w:val="4FDE8ADD"/>
    <w:rsid w:val="4FF16F3A"/>
    <w:rsid w:val="50286755"/>
    <w:rsid w:val="50758598"/>
    <w:rsid w:val="509FD73B"/>
    <w:rsid w:val="50C33672"/>
    <w:rsid w:val="50CBA60C"/>
    <w:rsid w:val="50EDAD31"/>
    <w:rsid w:val="51193DB1"/>
    <w:rsid w:val="51498B99"/>
    <w:rsid w:val="514D91C2"/>
    <w:rsid w:val="515B19D6"/>
    <w:rsid w:val="517ACB44"/>
    <w:rsid w:val="51805940"/>
    <w:rsid w:val="5185ECA8"/>
    <w:rsid w:val="519F8BF3"/>
    <w:rsid w:val="51B3B561"/>
    <w:rsid w:val="51B96E3C"/>
    <w:rsid w:val="51BACD2D"/>
    <w:rsid w:val="51C32EF5"/>
    <w:rsid w:val="521A92ED"/>
    <w:rsid w:val="52269AC4"/>
    <w:rsid w:val="522A0C11"/>
    <w:rsid w:val="522BDBCF"/>
    <w:rsid w:val="5231FDD3"/>
    <w:rsid w:val="5264E132"/>
    <w:rsid w:val="5264E637"/>
    <w:rsid w:val="5266BA22"/>
    <w:rsid w:val="5267A4FF"/>
    <w:rsid w:val="52905DC5"/>
    <w:rsid w:val="52D5DD78"/>
    <w:rsid w:val="53021EA2"/>
    <w:rsid w:val="536FFB88"/>
    <w:rsid w:val="5370C320"/>
    <w:rsid w:val="53913C55"/>
    <w:rsid w:val="53D29B6E"/>
    <w:rsid w:val="53F317E4"/>
    <w:rsid w:val="53F58E35"/>
    <w:rsid w:val="53FA7A65"/>
    <w:rsid w:val="5424C7E1"/>
    <w:rsid w:val="54556EA1"/>
    <w:rsid w:val="548BB04C"/>
    <w:rsid w:val="55178812"/>
    <w:rsid w:val="551DFA8C"/>
    <w:rsid w:val="55453194"/>
    <w:rsid w:val="5558A459"/>
    <w:rsid w:val="559B74DD"/>
    <w:rsid w:val="55A6F1C1"/>
    <w:rsid w:val="55A8D072"/>
    <w:rsid w:val="55CA0CB2"/>
    <w:rsid w:val="55CD5980"/>
    <w:rsid w:val="55F40A48"/>
    <w:rsid w:val="55FD2AE9"/>
    <w:rsid w:val="562ACCCD"/>
    <w:rsid w:val="56AD5766"/>
    <w:rsid w:val="56CED8BB"/>
    <w:rsid w:val="571161E2"/>
    <w:rsid w:val="57228DF4"/>
    <w:rsid w:val="578A1168"/>
    <w:rsid w:val="57949D99"/>
    <w:rsid w:val="57E30403"/>
    <w:rsid w:val="5800ECAE"/>
    <w:rsid w:val="58131A15"/>
    <w:rsid w:val="5837B92E"/>
    <w:rsid w:val="583F1552"/>
    <w:rsid w:val="586BE809"/>
    <w:rsid w:val="5886FAA8"/>
    <w:rsid w:val="58968244"/>
    <w:rsid w:val="58C1600B"/>
    <w:rsid w:val="58D2C408"/>
    <w:rsid w:val="58D45AA1"/>
    <w:rsid w:val="590F9EED"/>
    <w:rsid w:val="59132868"/>
    <w:rsid w:val="5918EFC8"/>
    <w:rsid w:val="59249A82"/>
    <w:rsid w:val="59489710"/>
    <w:rsid w:val="5963061E"/>
    <w:rsid w:val="59695D89"/>
    <w:rsid w:val="5986C9F0"/>
    <w:rsid w:val="59918964"/>
    <w:rsid w:val="59A57DEC"/>
    <w:rsid w:val="59B62462"/>
    <w:rsid w:val="59B8093E"/>
    <w:rsid w:val="5A07101A"/>
    <w:rsid w:val="5A4940EF"/>
    <w:rsid w:val="5A6CF5FE"/>
    <w:rsid w:val="5A6EF145"/>
    <w:rsid w:val="5A9C0E38"/>
    <w:rsid w:val="5A9DCE00"/>
    <w:rsid w:val="5AAC8B06"/>
    <w:rsid w:val="5AEF6B35"/>
    <w:rsid w:val="5B069F05"/>
    <w:rsid w:val="5B1820BB"/>
    <w:rsid w:val="5B1C2682"/>
    <w:rsid w:val="5B1E03EC"/>
    <w:rsid w:val="5B30DBB0"/>
    <w:rsid w:val="5B3742E2"/>
    <w:rsid w:val="5B49DE1C"/>
    <w:rsid w:val="5B5DADCC"/>
    <w:rsid w:val="5B719C1E"/>
    <w:rsid w:val="5B742AE9"/>
    <w:rsid w:val="5B81B40A"/>
    <w:rsid w:val="5B83ED0B"/>
    <w:rsid w:val="5C00B059"/>
    <w:rsid w:val="5C070D6E"/>
    <w:rsid w:val="5C376C46"/>
    <w:rsid w:val="5C6C1DAA"/>
    <w:rsid w:val="5C9681A2"/>
    <w:rsid w:val="5CAB1F79"/>
    <w:rsid w:val="5CAD4F9E"/>
    <w:rsid w:val="5CB382B7"/>
    <w:rsid w:val="5CB7513B"/>
    <w:rsid w:val="5CD540CC"/>
    <w:rsid w:val="5D3AE103"/>
    <w:rsid w:val="5D572D81"/>
    <w:rsid w:val="5D6F9295"/>
    <w:rsid w:val="5D774E19"/>
    <w:rsid w:val="5D781540"/>
    <w:rsid w:val="5DCEDE83"/>
    <w:rsid w:val="5DCFC55A"/>
    <w:rsid w:val="5DE7A9F1"/>
    <w:rsid w:val="5DF29002"/>
    <w:rsid w:val="5DF4BE15"/>
    <w:rsid w:val="5E3CBD92"/>
    <w:rsid w:val="5E3FDFB2"/>
    <w:rsid w:val="5E5D53C3"/>
    <w:rsid w:val="5E80C1B1"/>
    <w:rsid w:val="5EC2A92B"/>
    <w:rsid w:val="5EEE6D9F"/>
    <w:rsid w:val="5F2D0644"/>
    <w:rsid w:val="5F3483BF"/>
    <w:rsid w:val="5F6C69A6"/>
    <w:rsid w:val="5F76CEC6"/>
    <w:rsid w:val="5FA3776A"/>
    <w:rsid w:val="5FA44FE4"/>
    <w:rsid w:val="5FB23058"/>
    <w:rsid w:val="5FEE86AA"/>
    <w:rsid w:val="60144D99"/>
    <w:rsid w:val="60166172"/>
    <w:rsid w:val="604FF3ED"/>
    <w:rsid w:val="60535101"/>
    <w:rsid w:val="60639B2E"/>
    <w:rsid w:val="6074196D"/>
    <w:rsid w:val="60779641"/>
    <w:rsid w:val="609ED71C"/>
    <w:rsid w:val="60A5BE8B"/>
    <w:rsid w:val="60BF115D"/>
    <w:rsid w:val="60CDAC3D"/>
    <w:rsid w:val="60D3973B"/>
    <w:rsid w:val="610228EC"/>
    <w:rsid w:val="610D39CC"/>
    <w:rsid w:val="61159792"/>
    <w:rsid w:val="612534CC"/>
    <w:rsid w:val="6130859B"/>
    <w:rsid w:val="6154B853"/>
    <w:rsid w:val="6160BB38"/>
    <w:rsid w:val="6178B1BA"/>
    <w:rsid w:val="61CCEEAB"/>
    <w:rsid w:val="61EC2C43"/>
    <w:rsid w:val="61F47449"/>
    <w:rsid w:val="621A7193"/>
    <w:rsid w:val="623CEFB8"/>
    <w:rsid w:val="62832818"/>
    <w:rsid w:val="6285767E"/>
    <w:rsid w:val="62B4E39E"/>
    <w:rsid w:val="62D5335D"/>
    <w:rsid w:val="62D54935"/>
    <w:rsid w:val="62F3688C"/>
    <w:rsid w:val="63057E57"/>
    <w:rsid w:val="6338628C"/>
    <w:rsid w:val="6347A5AC"/>
    <w:rsid w:val="63663D22"/>
    <w:rsid w:val="63C154C3"/>
    <w:rsid w:val="63CD2CAA"/>
    <w:rsid w:val="63E09616"/>
    <w:rsid w:val="63E29CC3"/>
    <w:rsid w:val="64075A27"/>
    <w:rsid w:val="6441215A"/>
    <w:rsid w:val="6441300D"/>
    <w:rsid w:val="644C8F61"/>
    <w:rsid w:val="64809AB2"/>
    <w:rsid w:val="64B0984A"/>
    <w:rsid w:val="64C41B8C"/>
    <w:rsid w:val="652C6FE3"/>
    <w:rsid w:val="65452702"/>
    <w:rsid w:val="6574092A"/>
    <w:rsid w:val="65BC777C"/>
    <w:rsid w:val="65D634EA"/>
    <w:rsid w:val="65E871A0"/>
    <w:rsid w:val="660CFB68"/>
    <w:rsid w:val="660D29F6"/>
    <w:rsid w:val="66206A5E"/>
    <w:rsid w:val="66363061"/>
    <w:rsid w:val="663BB25D"/>
    <w:rsid w:val="664BDE53"/>
    <w:rsid w:val="66533235"/>
    <w:rsid w:val="66667418"/>
    <w:rsid w:val="66A4DFBE"/>
    <w:rsid w:val="671B7CA7"/>
    <w:rsid w:val="671C84C2"/>
    <w:rsid w:val="67241EBF"/>
    <w:rsid w:val="674212F3"/>
    <w:rsid w:val="67463BDE"/>
    <w:rsid w:val="6750CD41"/>
    <w:rsid w:val="677D4537"/>
    <w:rsid w:val="67CE94E7"/>
    <w:rsid w:val="68005108"/>
    <w:rsid w:val="68564548"/>
    <w:rsid w:val="68617F3E"/>
    <w:rsid w:val="6871F842"/>
    <w:rsid w:val="68C1D3D2"/>
    <w:rsid w:val="68D196F3"/>
    <w:rsid w:val="68F4A887"/>
    <w:rsid w:val="68FB3BB8"/>
    <w:rsid w:val="691354A8"/>
    <w:rsid w:val="6939BCC2"/>
    <w:rsid w:val="695B8B9A"/>
    <w:rsid w:val="6996B856"/>
    <w:rsid w:val="699DF7FA"/>
    <w:rsid w:val="69A66833"/>
    <w:rsid w:val="69C72EBD"/>
    <w:rsid w:val="6A1372B0"/>
    <w:rsid w:val="6A48D272"/>
    <w:rsid w:val="6A757977"/>
    <w:rsid w:val="6A8A1121"/>
    <w:rsid w:val="6ABB9150"/>
    <w:rsid w:val="6AE0AEF0"/>
    <w:rsid w:val="6AFAAD17"/>
    <w:rsid w:val="6AFDDE3F"/>
    <w:rsid w:val="6AFF45AD"/>
    <w:rsid w:val="6B105B49"/>
    <w:rsid w:val="6B44880A"/>
    <w:rsid w:val="6B584649"/>
    <w:rsid w:val="6BE8E51C"/>
    <w:rsid w:val="6BF0A998"/>
    <w:rsid w:val="6C3AD595"/>
    <w:rsid w:val="6C44D2F1"/>
    <w:rsid w:val="6C64DCF5"/>
    <w:rsid w:val="6C6AE4F1"/>
    <w:rsid w:val="6C8D569A"/>
    <w:rsid w:val="6C99C39C"/>
    <w:rsid w:val="6CA366A6"/>
    <w:rsid w:val="6CAFD93C"/>
    <w:rsid w:val="6CE48A30"/>
    <w:rsid w:val="6CF28C97"/>
    <w:rsid w:val="6CF444BF"/>
    <w:rsid w:val="6D0C9F2C"/>
    <w:rsid w:val="6D26E473"/>
    <w:rsid w:val="6D364FFB"/>
    <w:rsid w:val="6D3BC26A"/>
    <w:rsid w:val="6D71EF13"/>
    <w:rsid w:val="6DC81DAE"/>
    <w:rsid w:val="6DD6FA9D"/>
    <w:rsid w:val="6E67CB0C"/>
    <w:rsid w:val="6EAD4D41"/>
    <w:rsid w:val="6EBDABDD"/>
    <w:rsid w:val="6EE4942A"/>
    <w:rsid w:val="6EF72CE0"/>
    <w:rsid w:val="6F0B26AE"/>
    <w:rsid w:val="6F4DB412"/>
    <w:rsid w:val="6FB3D466"/>
    <w:rsid w:val="6FCBD3BD"/>
    <w:rsid w:val="6FFD04AF"/>
    <w:rsid w:val="700FBDD5"/>
    <w:rsid w:val="701ADFEA"/>
    <w:rsid w:val="7024C491"/>
    <w:rsid w:val="707F5CF9"/>
    <w:rsid w:val="70A96D93"/>
    <w:rsid w:val="70ED4A2B"/>
    <w:rsid w:val="70F9588B"/>
    <w:rsid w:val="70FABBC6"/>
    <w:rsid w:val="711ED9C5"/>
    <w:rsid w:val="713CD575"/>
    <w:rsid w:val="7163F9E7"/>
    <w:rsid w:val="717C97A2"/>
    <w:rsid w:val="719ACCF9"/>
    <w:rsid w:val="71B45994"/>
    <w:rsid w:val="71E2D455"/>
    <w:rsid w:val="720A9EC5"/>
    <w:rsid w:val="720FFF79"/>
    <w:rsid w:val="722CB54E"/>
    <w:rsid w:val="722F09A2"/>
    <w:rsid w:val="726919B8"/>
    <w:rsid w:val="72809A4D"/>
    <w:rsid w:val="72A2C71F"/>
    <w:rsid w:val="72AD24F2"/>
    <w:rsid w:val="72B12A14"/>
    <w:rsid w:val="72C6BA43"/>
    <w:rsid w:val="72C8EE33"/>
    <w:rsid w:val="72D05EB3"/>
    <w:rsid w:val="72E864F1"/>
    <w:rsid w:val="73146B32"/>
    <w:rsid w:val="7318EC11"/>
    <w:rsid w:val="732676BA"/>
    <w:rsid w:val="733389C8"/>
    <w:rsid w:val="734C244E"/>
    <w:rsid w:val="73644E24"/>
    <w:rsid w:val="7381605B"/>
    <w:rsid w:val="73A96A90"/>
    <w:rsid w:val="73D987D6"/>
    <w:rsid w:val="73FC8BC7"/>
    <w:rsid w:val="743C4C2A"/>
    <w:rsid w:val="7440E708"/>
    <w:rsid w:val="7448EDD6"/>
    <w:rsid w:val="74E78487"/>
    <w:rsid w:val="7501FA74"/>
    <w:rsid w:val="7546C46B"/>
    <w:rsid w:val="754970DC"/>
    <w:rsid w:val="7560F4B2"/>
    <w:rsid w:val="7582C616"/>
    <w:rsid w:val="758C1661"/>
    <w:rsid w:val="75AA0598"/>
    <w:rsid w:val="76006932"/>
    <w:rsid w:val="7610ACA9"/>
    <w:rsid w:val="763E287D"/>
    <w:rsid w:val="7676F63F"/>
    <w:rsid w:val="768CDD1B"/>
    <w:rsid w:val="768FC375"/>
    <w:rsid w:val="769764F3"/>
    <w:rsid w:val="76BA9915"/>
    <w:rsid w:val="76BB6946"/>
    <w:rsid w:val="76F798F1"/>
    <w:rsid w:val="76FE7CD1"/>
    <w:rsid w:val="7733A421"/>
    <w:rsid w:val="7763628B"/>
    <w:rsid w:val="7766893E"/>
    <w:rsid w:val="77AE86E9"/>
    <w:rsid w:val="77E21498"/>
    <w:rsid w:val="78371F44"/>
    <w:rsid w:val="783F572A"/>
    <w:rsid w:val="7842CC81"/>
    <w:rsid w:val="785E03F2"/>
    <w:rsid w:val="7865FFE6"/>
    <w:rsid w:val="78963FF1"/>
    <w:rsid w:val="78B88C8F"/>
    <w:rsid w:val="78BD5D52"/>
    <w:rsid w:val="78F23F81"/>
    <w:rsid w:val="792B5071"/>
    <w:rsid w:val="792C384D"/>
    <w:rsid w:val="794090FC"/>
    <w:rsid w:val="796D0734"/>
    <w:rsid w:val="7976DB8F"/>
    <w:rsid w:val="797D73CF"/>
    <w:rsid w:val="798B1352"/>
    <w:rsid w:val="79A1F4BC"/>
    <w:rsid w:val="79E5990D"/>
    <w:rsid w:val="7A0A5C7F"/>
    <w:rsid w:val="7A0AE148"/>
    <w:rsid w:val="7A28B6EA"/>
    <w:rsid w:val="7A2BFB63"/>
    <w:rsid w:val="7A784ED4"/>
    <w:rsid w:val="7A860D3E"/>
    <w:rsid w:val="7A887EA0"/>
    <w:rsid w:val="7AC8342D"/>
    <w:rsid w:val="7ACDA683"/>
    <w:rsid w:val="7B1D3AEB"/>
    <w:rsid w:val="7B27A5F7"/>
    <w:rsid w:val="7B649827"/>
    <w:rsid w:val="7B674448"/>
    <w:rsid w:val="7B6B680C"/>
    <w:rsid w:val="7B705064"/>
    <w:rsid w:val="7B810BF2"/>
    <w:rsid w:val="7BDC3B85"/>
    <w:rsid w:val="7BE56847"/>
    <w:rsid w:val="7BF10641"/>
    <w:rsid w:val="7C3A8758"/>
    <w:rsid w:val="7C5BDC7F"/>
    <w:rsid w:val="7C5F8686"/>
    <w:rsid w:val="7C837157"/>
    <w:rsid w:val="7C9CF9B4"/>
    <w:rsid w:val="7CB9BE3A"/>
    <w:rsid w:val="7CD278C6"/>
    <w:rsid w:val="7CF7114C"/>
    <w:rsid w:val="7CFD3762"/>
    <w:rsid w:val="7D0270CD"/>
    <w:rsid w:val="7D679905"/>
    <w:rsid w:val="7D83C2E8"/>
    <w:rsid w:val="7DB6D385"/>
    <w:rsid w:val="7DCBFA0D"/>
    <w:rsid w:val="7DCD8EF5"/>
    <w:rsid w:val="7DD122FB"/>
    <w:rsid w:val="7DF7559C"/>
    <w:rsid w:val="7DFD8AC3"/>
    <w:rsid w:val="7E152CB1"/>
    <w:rsid w:val="7E1A9B60"/>
    <w:rsid w:val="7E9562D2"/>
    <w:rsid w:val="7E971995"/>
    <w:rsid w:val="7EA0139E"/>
    <w:rsid w:val="7EB50E74"/>
    <w:rsid w:val="7EB7995F"/>
    <w:rsid w:val="7ED49406"/>
    <w:rsid w:val="7EE7379E"/>
    <w:rsid w:val="7F4923AB"/>
    <w:rsid w:val="7F4FE897"/>
    <w:rsid w:val="7F5B0EB0"/>
    <w:rsid w:val="7F8C1B2B"/>
    <w:rsid w:val="7F9296FA"/>
    <w:rsid w:val="7FCA7276"/>
    <w:rsid w:val="7FD3A7DA"/>
    <w:rsid w:val="7FD49048"/>
    <w:rsid w:val="7FF5021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345F7"/>
  <w15:chartTrackingRefBased/>
  <w15:docId w15:val="{19E075BD-F0DC-4D42-80AF-8759A82B7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U"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0C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10C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10CB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10CB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10CB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10C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0C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0C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0C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0CB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10CB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10CB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10CB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10CB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10C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0C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0C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0CBA"/>
    <w:rPr>
      <w:rFonts w:eastAsiaTheme="majorEastAsia" w:cstheme="majorBidi"/>
      <w:color w:val="272727" w:themeColor="text1" w:themeTint="D8"/>
    </w:rPr>
  </w:style>
  <w:style w:type="paragraph" w:styleId="Title">
    <w:name w:val="Title"/>
    <w:basedOn w:val="Normal"/>
    <w:next w:val="Normal"/>
    <w:link w:val="TitleChar"/>
    <w:uiPriority w:val="10"/>
    <w:qFormat/>
    <w:rsid w:val="00210C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0C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0C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0C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0CBA"/>
    <w:pPr>
      <w:spacing w:before="160"/>
      <w:jc w:val="center"/>
    </w:pPr>
    <w:rPr>
      <w:i/>
      <w:iCs/>
      <w:color w:val="404040" w:themeColor="text1" w:themeTint="BF"/>
    </w:rPr>
  </w:style>
  <w:style w:type="character" w:customStyle="1" w:styleId="QuoteChar">
    <w:name w:val="Quote Char"/>
    <w:basedOn w:val="DefaultParagraphFont"/>
    <w:link w:val="Quote"/>
    <w:uiPriority w:val="29"/>
    <w:rsid w:val="00210CBA"/>
    <w:rPr>
      <w:i/>
      <w:iCs/>
      <w:color w:val="404040" w:themeColor="text1" w:themeTint="BF"/>
    </w:rPr>
  </w:style>
  <w:style w:type="paragraph" w:styleId="ListParagraph">
    <w:name w:val="List Paragraph"/>
    <w:basedOn w:val="Normal"/>
    <w:uiPriority w:val="34"/>
    <w:qFormat/>
    <w:rsid w:val="00210CBA"/>
    <w:pPr>
      <w:ind w:left="720"/>
      <w:contextualSpacing/>
    </w:pPr>
  </w:style>
  <w:style w:type="character" w:styleId="IntenseEmphasis">
    <w:name w:val="Intense Emphasis"/>
    <w:basedOn w:val="DefaultParagraphFont"/>
    <w:uiPriority w:val="21"/>
    <w:qFormat/>
    <w:rsid w:val="00210CBA"/>
    <w:rPr>
      <w:i/>
      <w:iCs/>
      <w:color w:val="0F4761" w:themeColor="accent1" w:themeShade="BF"/>
    </w:rPr>
  </w:style>
  <w:style w:type="paragraph" w:styleId="IntenseQuote">
    <w:name w:val="Intense Quote"/>
    <w:basedOn w:val="Normal"/>
    <w:next w:val="Normal"/>
    <w:link w:val="IntenseQuoteChar"/>
    <w:uiPriority w:val="30"/>
    <w:qFormat/>
    <w:rsid w:val="00210C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0CBA"/>
    <w:rPr>
      <w:i/>
      <w:iCs/>
      <w:color w:val="0F4761" w:themeColor="accent1" w:themeShade="BF"/>
    </w:rPr>
  </w:style>
  <w:style w:type="character" w:styleId="IntenseReference">
    <w:name w:val="Intense Reference"/>
    <w:basedOn w:val="DefaultParagraphFont"/>
    <w:uiPriority w:val="32"/>
    <w:qFormat/>
    <w:rsid w:val="00210CBA"/>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B149C8"/>
    <w:pPr>
      <w:spacing w:after="0" w:line="240" w:lineRule="auto"/>
    </w:pPr>
  </w:style>
  <w:style w:type="paragraph" w:styleId="CommentSubject">
    <w:name w:val="annotation subject"/>
    <w:basedOn w:val="CommentText"/>
    <w:next w:val="CommentText"/>
    <w:link w:val="CommentSubjectChar"/>
    <w:uiPriority w:val="99"/>
    <w:semiHidden/>
    <w:unhideWhenUsed/>
    <w:rsid w:val="00B149C8"/>
    <w:rPr>
      <w:b/>
      <w:bCs/>
    </w:rPr>
  </w:style>
  <w:style w:type="character" w:customStyle="1" w:styleId="CommentSubjectChar">
    <w:name w:val="Comment Subject Char"/>
    <w:basedOn w:val="CommentTextChar"/>
    <w:link w:val="CommentSubject"/>
    <w:uiPriority w:val="99"/>
    <w:semiHidden/>
    <w:rsid w:val="00B149C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5056929">
      <w:bodyDiv w:val="1"/>
      <w:marLeft w:val="0"/>
      <w:marRight w:val="0"/>
      <w:marTop w:val="0"/>
      <w:marBottom w:val="0"/>
      <w:divBdr>
        <w:top w:val="none" w:sz="0" w:space="0" w:color="auto"/>
        <w:left w:val="none" w:sz="0" w:space="0" w:color="auto"/>
        <w:bottom w:val="none" w:sz="0" w:space="0" w:color="auto"/>
        <w:right w:val="none" w:sz="0" w:space="0" w:color="auto"/>
      </w:divBdr>
    </w:div>
    <w:div w:id="1643119320">
      <w:bodyDiv w:val="1"/>
      <w:marLeft w:val="0"/>
      <w:marRight w:val="0"/>
      <w:marTop w:val="0"/>
      <w:marBottom w:val="0"/>
      <w:divBdr>
        <w:top w:val="none" w:sz="0" w:space="0" w:color="auto"/>
        <w:left w:val="none" w:sz="0" w:space="0" w:color="auto"/>
        <w:bottom w:val="none" w:sz="0" w:space="0" w:color="auto"/>
        <w:right w:val="none" w:sz="0" w:space="0" w:color="auto"/>
      </w:divBdr>
    </w:div>
    <w:div w:id="1979067519">
      <w:bodyDiv w:val="1"/>
      <w:marLeft w:val="0"/>
      <w:marRight w:val="0"/>
      <w:marTop w:val="0"/>
      <w:marBottom w:val="0"/>
      <w:divBdr>
        <w:top w:val="none" w:sz="0" w:space="0" w:color="auto"/>
        <w:left w:val="none" w:sz="0" w:space="0" w:color="auto"/>
        <w:bottom w:val="none" w:sz="0" w:space="0" w:color="auto"/>
        <w:right w:val="none" w:sz="0" w:space="0" w:color="auto"/>
      </w:divBdr>
    </w:div>
    <w:div w:id="214454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hyperlink" Target="https://league-table.shinyapps.io/bode3/" TargetMode="External"/><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image" Target="media/image6.png"/><Relationship Id="rId10" Type="http://schemas.openxmlformats.org/officeDocument/2006/relationships/image" Target="media/image2.png"/><Relationship Id="rId19"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83</TotalTime>
  <Pages>22</Pages>
  <Words>4653</Words>
  <Characters>26528</Characters>
  <Application>Microsoft Office Word</Application>
  <DocSecurity>0</DocSecurity>
  <Lines>221</Lines>
  <Paragraphs>62</Paragraphs>
  <ScaleCrop>false</ScaleCrop>
  <Company/>
  <LinksUpToDate>false</LinksUpToDate>
  <CharactersWithSpaces>31119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 Kiat Ng</dc:creator>
  <cp:keywords/>
  <dc:description/>
  <cp:lastModifiedBy>Jun Kiat Ng</cp:lastModifiedBy>
  <cp:revision>20</cp:revision>
  <dcterms:created xsi:type="dcterms:W3CDTF">2025-04-06T03:18:00Z</dcterms:created>
  <dcterms:modified xsi:type="dcterms:W3CDTF">2025-04-06T04:41:00Z</dcterms:modified>
</cp:coreProperties>
</file>